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2F9B" w14:textId="77777777" w:rsidR="007606CF" w:rsidRDefault="00000000">
      <w:pPr>
        <w:pStyle w:val="1"/>
      </w:pPr>
      <w:commentRangeStart w:id="11"/>
      <w:del w:id="1" w:author="Codex 审阅" w:date="2026-07-16T06:49:21+00:00">
        <w:r>
          <w:delText>中国版Alpha Earth 三个落地方案</w:delText>
        </w:r>
      </w:del>
      <w:ins w:id="2" w:author="Codex 审阅" w:date="2026-07-16T06:49:21+00:00">
        <w:r>
          <w:t>中国版 AlphaEarth：10 m 国家级地球观测嵌入的分阶段建设方案</w:t>
        </w:r>
      </w:ins>
      <w:commentRangeEnd w:id="11"/>
      <w:r>
        <w:commentReference w:id="11"/>
      </w:r>
    </w:p>
    <w:p w14:paraId="73481FA7" w14:textId="77777777" w:rsidR="007606CF" w:rsidRDefault="00000000">
      <w:pPr>
        <w:pStyle w:val="aa"/>
      </w:pPr>
      <w:commentRangeStart w:id="0"/>
      <w:del w:id="3" w:author="Codex 审阅" w:date="2026-07-16T06:49:21+00:00">
        <w:r>
          <w:delText>现有资源：16张昇腾910B | DDL：2026年11月30日 | 启动日期：2026年8月1日</w:delText>
        </w:r>
      </w:del>
      <w:ins w:id="4" w:author="Codex 审阅" w:date="2026-07-16T06:49:21+00:00">
        <w:r>
          <w:t>拟可用资源：16 张昇腾 910B（须完成多节点 HCCL 拓扑、排期与稳定性验收；本项目已验证 6 卡并行） | 目标里程碑：2026 年 11 月 30 日 | 拟启动：2026 年 8 月 1 日</w:t>
        </w:r>
      </w:ins>
      <w:commentRangeEnd w:id="0"/>
      <w:r>
        <w:commentReference w:id="0"/>
      </w:r>
    </w:p>
    <w:p w14:paraId="30F33B69" w14:textId="77777777" w:rsidR="007606CF" w:rsidRDefault="006F6AB8">
      <w:r>
        <w:rPr>
          <w:noProof/>
        </w:rPr>
        <w:pict w14:anchorId="08AFD435">
          <v:rect id="_x0000_i1030" alt="" style="width:415.3pt;height:.05pt;mso-width-percent:0;mso-height-percent:0;mso-width-percent:0;mso-height-percent:0" o:hralign="center" o:hrstd="t" o:hr="t"/>
        </w:pict>
      </w:r>
    </w:p>
    <w:p w14:paraId="7E3AFAA4" w14:textId="77777777" w:rsidR="007606CF" w:rsidRDefault="00000000">
      <w:pPr>
        <w:pStyle w:val="2"/>
      </w:pPr>
      <w:bookmarkStart w:id="1" w:name="时间线总览"/>
      <w:r>
        <w:t>时间线总览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43"/>
        <w:gridCol w:w="1658"/>
        <w:gridCol w:w="915"/>
      </w:tblGrid>
      <w:tr w:rsidR="007606CF" w14:paraId="1850AB83" w14:textId="77777777" w:rsidTr="0076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E5B11" w14:textId="77777777" w:rsidR="007606CF" w:rsidRDefault="00000000">
            <w:pPr>
              <w:pStyle w:val="Compact"/>
            </w:pPr>
            <w:r>
              <w:t>阶段</w:t>
            </w:r>
          </w:p>
        </w:tc>
        <w:tc>
          <w:tcPr>
            <w:tcW w:w="0" w:type="auto"/>
          </w:tcPr>
          <w:p w14:paraId="36E86DD3" w14:textId="77777777" w:rsidR="007606CF" w:rsidRDefault="00000000">
            <w:pPr>
              <w:pStyle w:val="Compact"/>
            </w:pPr>
            <w:r>
              <w:t>时间</w:t>
            </w:r>
          </w:p>
        </w:tc>
        <w:tc>
          <w:tcPr>
            <w:tcW w:w="0" w:type="auto"/>
          </w:tcPr>
          <w:p w14:paraId="0DC9F88B" w14:textId="77777777" w:rsidR="007606CF" w:rsidRDefault="00000000">
            <w:pPr>
              <w:pStyle w:val="Compact"/>
            </w:pPr>
            <w:r>
              <w:t>天数</w:t>
            </w:r>
          </w:p>
        </w:tc>
      </w:tr>
      <w:tr w:rsidR="007606CF" w14:paraId="3AE5A6CF" w14:textId="77777777">
        <w:tc>
          <w:tcPr>
            <w:tcW w:w="0" w:type="auto"/>
          </w:tcPr>
          <w:p w14:paraId="69D09136" w14:textId="77777777" w:rsidR="007606CF" w:rsidRDefault="00000000">
            <w:pPr>
              <w:pStyle w:val="Compact"/>
            </w:pPr>
            <w:r>
              <w:t>总窗口</w:t>
            </w:r>
          </w:p>
        </w:tc>
        <w:tc>
          <w:tcPr>
            <w:tcW w:w="0" w:type="auto"/>
          </w:tcPr>
          <w:p w14:paraId="015FAF8B" w14:textId="77777777" w:rsidR="007606CF" w:rsidRDefault="00000000">
            <w:pPr>
              <w:pStyle w:val="Compact"/>
            </w:pPr>
            <w:r>
              <w:t>8/1 → 11/30</w:t>
            </w:r>
          </w:p>
        </w:tc>
        <w:tc>
          <w:tcPr>
            <w:tcW w:w="0" w:type="auto"/>
          </w:tcPr>
          <w:p w14:paraId="4EDE22B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122</w:t>
            </w:r>
            <w:r>
              <w:rPr>
                <w:b/>
                <w:bCs/>
              </w:rPr>
              <w:t>天</w:t>
            </w:r>
          </w:p>
        </w:tc>
      </w:tr>
      <w:tr w:rsidR="007606CF" w14:paraId="24C8A3EA" w14:textId="77777777">
        <w:tc>
          <w:tcPr>
            <w:tcW w:w="0" w:type="auto"/>
          </w:tcPr>
          <w:p w14:paraId="173D3595" w14:textId="77777777" w:rsidR="007606CF" w:rsidRDefault="00000000">
            <w:pPr>
              <w:pStyle w:val="Compact"/>
            </w:pPr>
            <w:r>
              <w:t>方案一</w:t>
            </w:r>
            <w:r>
              <w:t>/</w:t>
            </w:r>
            <w:r>
              <w:t>二训练窗口（现有资源）</w:t>
            </w:r>
          </w:p>
        </w:tc>
        <w:tc>
          <w:tcPr>
            <w:tcW w:w="0" w:type="auto"/>
          </w:tcPr>
          <w:p w14:paraId="223D5B90" w14:textId="77777777" w:rsidR="007606CF" w:rsidRDefault="00000000">
            <w:pPr>
              <w:pStyle w:val="Compact"/>
            </w:pPr>
            <w:r>
              <w:t>8/16 → 11/30</w:t>
            </w:r>
          </w:p>
        </w:tc>
        <w:tc>
          <w:tcPr>
            <w:tcW w:w="0" w:type="auto"/>
          </w:tcPr>
          <w:p w14:paraId="26EE7343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107</w:t>
            </w:r>
            <w:r>
              <w:rPr>
                <w:b/>
                <w:bCs/>
              </w:rPr>
              <w:t>天</w:t>
            </w:r>
          </w:p>
        </w:tc>
      </w:tr>
      <w:tr w:rsidR="007606CF" w14:paraId="2ED5F676" w14:textId="77777777">
        <w:tc>
          <w:tcPr>
            <w:tcW w:w="0" w:type="auto"/>
          </w:tcPr>
          <w:p w14:paraId="404501ED" w14:textId="77777777" w:rsidR="007606CF" w:rsidRDefault="00000000">
            <w:pPr>
              <w:pStyle w:val="Compact"/>
            </w:pPr>
            <w:r>
              <w:t>方案三训练窗口（需采购）</w:t>
            </w:r>
          </w:p>
        </w:tc>
        <w:tc>
          <w:tcPr>
            <w:tcW w:w="0" w:type="auto"/>
          </w:tcPr>
          <w:p w14:paraId="3267CA99" w14:textId="77777777" w:rsidR="007606CF" w:rsidRDefault="00000000">
            <w:pPr>
              <w:pStyle w:val="Compact"/>
            </w:pPr>
            <w:r>
              <w:t>10/1 → 11/30</w:t>
            </w:r>
          </w:p>
        </w:tc>
        <w:tc>
          <w:tcPr>
            <w:tcW w:w="0" w:type="auto"/>
          </w:tcPr>
          <w:p w14:paraId="52D41FD4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61</w:t>
            </w:r>
            <w:r>
              <w:rPr>
                <w:b/>
                <w:bCs/>
              </w:rPr>
              <w:t>天</w:t>
            </w:r>
          </w:p>
        </w:tc>
      </w:tr>
    </w:tbl>
    <w:p w14:paraId="615CDCAA" w14:textId="77777777" w:rsidR="007606CF" w:rsidRDefault="006F6AB8">
      <w:r>
        <w:rPr>
          <w:noProof/>
        </w:rPr>
        <w:pict w14:anchorId="4DBE158E">
          <v:rect id="_x0000_i1029" alt="" style="width:415.3pt;height:.05pt;mso-width-percent:0;mso-height-percent:0;mso-width-percent:0;mso-height-percent:0" o:hralign="center" o:hrstd="t" o:hr="t"/>
        </w:pict>
      </w:r>
    </w:p>
    <w:p w14:paraId="428A50C1" w14:textId="77777777" w:rsidR="007606CF" w:rsidRDefault="00000000">
      <w:pPr>
        <w:pStyle w:val="2"/>
      </w:pPr>
      <w:bookmarkStart w:id="2" w:name="方案一16卡910b东北区域"/>
      <w:bookmarkEnd w:id="1"/>
      <w:r>
        <w:t>方案一：</w:t>
      </w:r>
      <w:r>
        <w:t>16</w:t>
      </w:r>
      <w:r>
        <w:t>卡</w:t>
      </w:r>
      <w:r>
        <w:t>910B</w:t>
      </w:r>
      <w:r>
        <w:t>，东北区域</w:t>
      </w:r>
    </w:p>
    <w:p w14:paraId="4F48E4A3" w14:textId="77777777" w:rsidR="007606CF" w:rsidRDefault="00000000">
      <w:pPr>
        <w:pStyle w:val="aa"/>
      </w:pPr>
      <w:commentRangeStart w:id="1"/>
      <w:del w:id="5" w:author="Codex 审阅" w:date="2026-07-16T06:49:21+00:00">
        <w:r>
          <w:delText>资源不变，缩小范围，三档分辨率验证</w:delText>
        </w:r>
      </w:del>
      <w:ins w:id="6" w:author="Codex 审阅" w:date="2026-07-16T06:49:21+00:00">
        <w:r>
          <w:t>资源不变，先完成 10 m 多模态月度嵌入试点；5 m/2 m 仅在高分数据授权、覆盖和配准通过后作为区域增强验证</w:t>
        </w:r>
      </w:ins>
      <w:commentRangeEnd w:id="1"/>
      <w:r>
        <w:commentReference w:id="1"/>
      </w:r>
    </w:p>
    <w:p w14:paraId="3A7829F7" w14:textId="77777777" w:rsidR="007606CF" w:rsidRDefault="00000000">
      <w:pPr>
        <w:pStyle w:val="FirstParagraph"/>
      </w:pPr>
      <w:commentRangeStart w:id="2"/>
      <w:del w:id="7" w:author="Codex 审阅" w:date="2026-07-16T06:49:21+00:00">
        <w:r>
          <w:delText>东北训练面积：80.8万km² × 30% = 24.2万km² | 可用训练窗口：107天</w:delText>
        </w:r>
      </w:del>
      <w:ins w:id="8" w:author="Codex 审阅" w:date="2026-07-16T06:49:21+00:00">
        <w:r>
          <w:t>东北训练范围：80.8 万 km² × 30% = 24.2 万 km²；须说明 30% 的分层抽样规则、覆盖生态区和每月有效观测阈值 | 名义训练窗口：107 天</w:t>
        </w:r>
      </w:ins>
      <w:commentRangeEnd w:id="2"/>
      <w:r>
        <w:commentReference w:id="2"/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217"/>
        <w:gridCol w:w="1650"/>
        <w:gridCol w:w="2451"/>
      </w:tblGrid>
      <w:tr w:rsidR="007606CF" w14:paraId="6B6D4B58" w14:textId="77777777" w:rsidTr="0076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EEC006" w14:textId="77777777" w:rsidR="007606CF" w:rsidRDefault="00000000">
            <w:pPr>
              <w:pStyle w:val="Compact"/>
            </w:pPr>
            <w:r>
              <w:t>分辨率</w:t>
            </w:r>
          </w:p>
        </w:tc>
        <w:tc>
          <w:tcPr>
            <w:tcW w:w="0" w:type="auto"/>
          </w:tcPr>
          <w:p w14:paraId="1849711C" w14:textId="77777777" w:rsidR="007606CF" w:rsidRDefault="00000000">
            <w:pPr>
              <w:pStyle w:val="Compact"/>
            </w:pPr>
            <w:r>
              <w:t>训练时间</w:t>
            </w:r>
          </w:p>
        </w:tc>
        <w:tc>
          <w:tcPr>
            <w:tcW w:w="0" w:type="auto"/>
          </w:tcPr>
          <w:p w14:paraId="54850B39" w14:textId="77777777" w:rsidR="007606CF" w:rsidRDefault="00000000">
            <w:pPr>
              <w:pStyle w:val="Compact"/>
            </w:pPr>
            <w:r>
              <w:t>与</w:t>
            </w:r>
            <w:r>
              <w:t>DDL</w:t>
            </w:r>
            <w:r>
              <w:t>关系</w:t>
            </w:r>
          </w:p>
        </w:tc>
        <w:tc>
          <w:tcPr>
            <w:tcW w:w="0" w:type="auto"/>
          </w:tcPr>
          <w:p w14:paraId="0F0C7190" w14:textId="77777777" w:rsidR="007606CF" w:rsidRDefault="00000000">
            <w:pPr>
              <w:pStyle w:val="Compact"/>
            </w:pPr>
            <w:r>
              <w:t>结论</w:t>
            </w:r>
          </w:p>
        </w:tc>
      </w:tr>
      <w:tr w:rsidR="007606CF" w14:paraId="64CEDDCD" w14:textId="77777777">
        <w:tc>
          <w:tcPr>
            <w:tcW w:w="0" w:type="auto"/>
          </w:tcPr>
          <w:p w14:paraId="5AF06B59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10m</w:t>
            </w:r>
          </w:p>
        </w:tc>
        <w:tc>
          <w:tcPr>
            <w:tcW w:w="0" w:type="auto"/>
          </w:tcPr>
          <w:p w14:paraId="5453234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22</w:t>
            </w:r>
            <w:r>
              <w:rPr>
                <w:b/>
                <w:bCs/>
              </w:rPr>
              <w:t>天</w:t>
            </w:r>
          </w:p>
        </w:tc>
        <w:tc>
          <w:tcPr>
            <w:tcW w:w="0" w:type="auto"/>
          </w:tcPr>
          <w:p w14:paraId="147C3A00" w14:textId="77777777" w:rsidR="007606CF" w:rsidRDefault="00000000">
            <w:pPr>
              <w:pStyle w:val="Compact"/>
            </w:pPr>
            <w:r>
              <w:t>提前</w:t>
            </w:r>
            <w:r>
              <w:t>85</w:t>
            </w:r>
            <w:r>
              <w:t>天</w:t>
            </w:r>
          </w:p>
        </w:tc>
        <w:tc>
          <w:tcPr>
            <w:tcW w:w="0" w:type="auto"/>
          </w:tcPr>
          <w:p w14:paraId="7CC9CD1D" w14:textId="77777777" w:rsidR="007606CF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推荐，快速出成果</w:t>
            </w:r>
          </w:p>
        </w:tc>
      </w:tr>
      <w:tr w:rsidR="007606CF" w14:paraId="26A100EB" w14:textId="77777777">
        <w:tc>
          <w:tcPr>
            <w:tcW w:w="0" w:type="auto"/>
          </w:tcPr>
          <w:p w14:paraId="6F1FDC82" w14:textId="77777777" w:rsidR="007606CF" w:rsidRDefault="00000000">
            <w:pPr>
              <w:pStyle w:val="Compact"/>
            </w:pPr>
            <w:r>
              <w:t>5m</w:t>
            </w:r>
          </w:p>
        </w:tc>
        <w:tc>
          <w:tcPr>
            <w:tcW w:w="0" w:type="auto"/>
          </w:tcPr>
          <w:p w14:paraId="345B5BAB" w14:textId="77777777" w:rsidR="007606CF" w:rsidRDefault="00000000">
            <w:pPr>
              <w:pStyle w:val="Compact"/>
            </w:pPr>
            <w:r>
              <w:t>161</w:t>
            </w:r>
            <w:r>
              <w:t>天</w:t>
            </w:r>
          </w:p>
        </w:tc>
        <w:tc>
          <w:tcPr>
            <w:tcW w:w="0" w:type="auto"/>
          </w:tcPr>
          <w:p w14:paraId="2FD86CF0" w14:textId="77777777" w:rsidR="007606CF" w:rsidRDefault="00000000">
            <w:pPr>
              <w:pStyle w:val="Compact"/>
            </w:pPr>
            <w:r>
              <w:t>超期</w:t>
            </w:r>
            <w:r>
              <w:t>54</w:t>
            </w:r>
            <w:r>
              <w:t>天</w:t>
            </w:r>
          </w:p>
        </w:tc>
        <w:tc>
          <w:tcPr>
            <w:tcW w:w="0" w:type="auto"/>
          </w:tcPr>
          <w:p w14:paraId="1CD80769" w14:textId="77777777" w:rsidR="007606CF" w:rsidRDefault="00000000">
            <w:pPr>
              <w:pStyle w:val="Compact"/>
            </w:pPr>
            <w:r>
              <w:t>❌ 107</w:t>
            </w:r>
            <w:r>
              <w:t>天内无法完成</w:t>
            </w:r>
          </w:p>
        </w:tc>
      </w:tr>
      <w:tr w:rsidR="007606CF" w14:paraId="5110B26B" w14:textId="77777777">
        <w:tc>
          <w:tcPr>
            <w:tcW w:w="0" w:type="auto"/>
          </w:tcPr>
          <w:p w14:paraId="09ACEC93" w14:textId="77777777" w:rsidR="007606CF" w:rsidRDefault="00000000">
            <w:pPr>
              <w:pStyle w:val="Compact"/>
            </w:pPr>
            <w:r>
              <w:t>2m</w:t>
            </w:r>
          </w:p>
        </w:tc>
        <w:tc>
          <w:tcPr>
            <w:tcW w:w="0" w:type="auto"/>
          </w:tcPr>
          <w:p w14:paraId="49FC7587" w14:textId="77777777" w:rsidR="007606CF" w:rsidRDefault="00000000">
            <w:pPr>
              <w:pStyle w:val="Compact"/>
            </w:pPr>
            <w:r>
              <w:t>1,674</w:t>
            </w:r>
            <w:r>
              <w:t>天（</w:t>
            </w:r>
            <w:r>
              <w:t>4.6</w:t>
            </w:r>
            <w:r>
              <w:t>年）</w:t>
            </w:r>
          </w:p>
        </w:tc>
        <w:tc>
          <w:tcPr>
            <w:tcW w:w="0" w:type="auto"/>
          </w:tcPr>
          <w:p w14:paraId="7535A9BC" w14:textId="77777777" w:rsidR="007606CF" w:rsidRDefault="00000000">
            <w:pPr>
              <w:pStyle w:val="Compact"/>
            </w:pPr>
            <w:r>
              <w:t>超期</w:t>
            </w:r>
            <w:r>
              <w:t>1,567</w:t>
            </w:r>
            <w:r>
              <w:t>天</w:t>
            </w:r>
          </w:p>
        </w:tc>
        <w:tc>
          <w:tcPr>
            <w:tcW w:w="0" w:type="auto"/>
          </w:tcPr>
          <w:p w14:paraId="26BD8E81" w14:textId="77777777" w:rsidR="007606CF" w:rsidRDefault="00000000">
            <w:pPr>
              <w:pStyle w:val="Compact"/>
            </w:pPr>
            <w:r>
              <w:t xml:space="preserve">❌ </w:t>
            </w:r>
            <w:r>
              <w:t>完全不可行</w:t>
            </w:r>
          </w:p>
        </w:tc>
      </w:tr>
    </w:tbl>
    <w:p w14:paraId="08999E9F" w14:textId="77777777" w:rsidR="007606CF" w:rsidRDefault="00000000">
      <w:pPr>
        <w:pStyle w:val="a0"/>
      </w:pPr>
      <w:commentRangeStart w:id="3"/>
      <w:del w:id="9" w:author="Codex 审阅" w:date="2026-07-16T06:49:21+00:00">
        <w:r>
          <w:delText>建议：优先做10m东北底座，22天即可完成，作为团队技术验证和首版成果。</w:delText>
        </w:r>
      </w:del>
      <w:ins w:id="10" w:author="Codex 审阅" w:date="2026-07-16T06:49:21+00:00">
        <w:r>
          <w:t>建议：优先建设 10 m 东北试点底座，先用固定优化步数的 1,000-step 吞吐基准和数据就绪率复算工期，再作为团队技术验证与首版成果。</w:t>
        </w:r>
      </w:ins>
      <w:commentRangeEnd w:id="3"/>
      <w:r>
        <w:commentReference w:id="3"/>
      </w:r>
    </w:p>
    <w:p w14:paraId="0866F4E2" w14:textId="77777777" w:rsidR="007606CF" w:rsidRDefault="006F6AB8">
      <w:r>
        <w:rPr>
          <w:noProof/>
        </w:rPr>
        <w:pict w14:anchorId="4B8EE84F">
          <v:rect id="_x0000_i1028" alt="" style="width:415.3pt;height:.05pt;mso-width-percent:0;mso-height-percent:0;mso-width-percent:0;mso-height-percent:0" o:hralign="center" o:hrstd="t" o:hr="t"/>
        </w:pict>
      </w:r>
    </w:p>
    <w:p w14:paraId="70CD41A3" w14:textId="77777777" w:rsidR="007606CF" w:rsidRDefault="00000000">
      <w:pPr>
        <w:pStyle w:val="2"/>
      </w:pPr>
      <w:bookmarkStart w:id="3" w:name="方案二16卡910b全国10m"/>
      <w:bookmarkEnd w:id="2"/>
      <w:r>
        <w:t>方案二：</w:t>
      </w:r>
      <w:r>
        <w:t>16</w:t>
      </w:r>
      <w:r>
        <w:t>卡</w:t>
      </w:r>
      <w:r>
        <w:t>910B</w:t>
      </w:r>
      <w:r>
        <w:t>，全国</w:t>
      </w:r>
      <w:r>
        <w:t>10m</w:t>
      </w:r>
    </w:p>
    <w:p w14:paraId="0D5C0B9F" w14:textId="77777777" w:rsidR="007606CF" w:rsidRDefault="00000000">
      <w:pPr>
        <w:pStyle w:val="aa"/>
      </w:pPr>
      <w:r>
        <w:rPr>
          <w:b/>
          <w:bCs/>
        </w:rPr>
        <w:t>资源不变，扩大范围，单分辨率目标</w:t>
      </w:r>
    </w:p>
    <w:p w14:paraId="1F367A8D" w14:textId="77777777" w:rsidR="007606CF" w:rsidRDefault="00000000">
      <w:pPr>
        <w:pStyle w:val="FirstParagraph"/>
      </w:pPr>
      <w:r>
        <w:t>全国训练面积：</w:t>
      </w:r>
      <w:r>
        <w:t>960</w:t>
      </w:r>
      <w:r>
        <w:t>万</w:t>
      </w:r>
      <w:r>
        <w:t xml:space="preserve">km² × 30% = </w:t>
      </w:r>
      <w:r>
        <w:rPr>
          <w:b/>
          <w:bCs/>
        </w:rPr>
        <w:t>288</w:t>
      </w:r>
      <w:r>
        <w:rPr>
          <w:b/>
          <w:bCs/>
        </w:rPr>
        <w:t>万</w:t>
      </w:r>
      <w:r>
        <w:rPr>
          <w:b/>
          <w:bCs/>
        </w:rPr>
        <w:t>km²</w:t>
      </w:r>
      <w:r>
        <w:t xml:space="preserve"> | </w:t>
      </w:r>
      <w:r>
        <w:t>可用训练窗口：</w:t>
      </w:r>
      <w:r>
        <w:rPr>
          <w:b/>
          <w:bCs/>
        </w:rPr>
        <w:t>107</w:t>
      </w:r>
      <w:r>
        <w:rPr>
          <w:b/>
          <w:bCs/>
        </w:rPr>
        <w:t>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0"/>
        <w:gridCol w:w="2756"/>
      </w:tblGrid>
      <w:tr w:rsidR="007606CF" w14:paraId="08E3A32A" w14:textId="77777777" w:rsidTr="0076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083803" w14:textId="77777777" w:rsidR="007606CF" w:rsidRDefault="00000000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14:paraId="3E5974D3" w14:textId="77777777" w:rsidR="007606CF" w:rsidRDefault="00000000">
            <w:pPr>
              <w:pStyle w:val="Compact"/>
            </w:pPr>
            <w:r>
              <w:t>数值</w:t>
            </w:r>
          </w:p>
        </w:tc>
      </w:tr>
      <w:tr w:rsidR="007606CF" w14:paraId="5E439C1B" w14:textId="77777777">
        <w:tc>
          <w:tcPr>
            <w:tcW w:w="0" w:type="auto"/>
          </w:tcPr>
          <w:p w14:paraId="1FF733F0" w14:textId="77777777" w:rsidR="007606CF" w:rsidRDefault="00000000">
            <w:pPr>
              <w:pStyle w:val="Compact"/>
            </w:pPr>
            <w:r>
              <w:t>10m</w:t>
            </w:r>
            <w:r>
              <w:t>分辨率训练时间</w:t>
            </w:r>
          </w:p>
        </w:tc>
        <w:tc>
          <w:tcPr>
            <w:tcW w:w="0" w:type="auto"/>
          </w:tcPr>
          <w:p w14:paraId="69904212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265</w:t>
            </w:r>
            <w:r>
              <w:rPr>
                <w:b/>
                <w:bCs/>
              </w:rPr>
              <w:t>天</w:t>
            </w:r>
          </w:p>
        </w:tc>
      </w:tr>
      <w:tr w:rsidR="007606CF" w14:paraId="78E07E4B" w14:textId="77777777">
        <w:tc>
          <w:tcPr>
            <w:tcW w:w="0" w:type="auto"/>
          </w:tcPr>
          <w:p w14:paraId="62C8A367" w14:textId="77777777" w:rsidR="007606CF" w:rsidRDefault="00000000">
            <w:pPr>
              <w:pStyle w:val="Compact"/>
            </w:pPr>
            <w:r>
              <w:lastRenderedPageBreak/>
              <w:t>可用窗口</w:t>
            </w:r>
          </w:p>
        </w:tc>
        <w:tc>
          <w:tcPr>
            <w:tcW w:w="0" w:type="auto"/>
          </w:tcPr>
          <w:p w14:paraId="4631A054" w14:textId="77777777" w:rsidR="007606CF" w:rsidRDefault="00000000">
            <w:pPr>
              <w:pStyle w:val="Compact"/>
            </w:pPr>
            <w:r>
              <w:t>107</w:t>
            </w:r>
            <w:r>
              <w:t>天</w:t>
            </w:r>
          </w:p>
        </w:tc>
      </w:tr>
      <w:tr w:rsidR="007606CF" w14:paraId="47838462" w14:textId="77777777">
        <w:tc>
          <w:tcPr>
            <w:tcW w:w="0" w:type="auto"/>
          </w:tcPr>
          <w:p w14:paraId="575A03E6" w14:textId="77777777" w:rsidR="007606CF" w:rsidRDefault="00000000">
            <w:pPr>
              <w:pStyle w:val="Compact"/>
            </w:pPr>
            <w:r>
              <w:t>缺口</w:t>
            </w:r>
          </w:p>
        </w:tc>
        <w:tc>
          <w:tcPr>
            <w:tcW w:w="0" w:type="auto"/>
          </w:tcPr>
          <w:p w14:paraId="335463C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超期</w:t>
            </w:r>
            <w:r>
              <w:rPr>
                <w:b/>
                <w:bCs/>
              </w:rPr>
              <w:t>158</w:t>
            </w:r>
            <w:r>
              <w:rPr>
                <w:b/>
                <w:bCs/>
              </w:rPr>
              <w:t>天</w:t>
            </w:r>
          </w:p>
        </w:tc>
      </w:tr>
      <w:tr w:rsidR="007606CF" w14:paraId="1A6A0348" w14:textId="77777777">
        <w:tc>
          <w:tcPr>
            <w:tcW w:w="0" w:type="auto"/>
          </w:tcPr>
          <w:p w14:paraId="1B7A6FF5" w14:textId="77777777" w:rsidR="007606CF" w:rsidRDefault="00000000">
            <w:pPr>
              <w:pStyle w:val="Compact"/>
            </w:pPr>
            <w:commentRangeStart w:id="8"/>
            <w:del w:id="19" w:author="Codex 审阅" w:date="2026-07-16T06:49:21+00:00">
              <w:r>
                <w:delText>如需107天完成，需追加</w:delText>
              </w:r>
            </w:del>
            <w:ins w:id="20" w:author="Codex 审阅" w:date="2026-07-16T06:49:21+00:00">
              <w:r>
                <w:t>如需 107 天完成（线性外推，未计多节点效率损失）</w:t>
              </w:r>
            </w:ins>
            <w:commentRangeEnd w:id="8"/>
            <w:r>
              <w:commentReference w:id="8"/>
            </w:r>
          </w:p>
        </w:tc>
        <w:tc>
          <w:tcPr>
            <w:tcW w:w="0" w:type="auto"/>
          </w:tcPr>
          <w:p w14:paraId="4325C100" w14:textId="77777777" w:rsidR="007606CF" w:rsidRDefault="00000000">
            <w:pPr>
              <w:pStyle w:val="Compact"/>
            </w:pPr>
            <w:del w:id="21" w:author="Codex 审阅" w:date="2026-07-16T06:49:21+00:00">
              <w:r>
                <w:delText>29卡910B（共45卡）</w:delText>
              </w:r>
            </w:del>
            <w:ins w:id="22" w:author="Codex 审阅" w:date="2026-07-16T06:49:21+00:00">
              <w:r>
                <w:t>约需追加 24 张 910B（共 40 张）；最终数值须由固定步数吞吐基准复算</w:t>
              </w:r>
            </w:ins>
          </w:p>
        </w:tc>
      </w:tr>
    </w:tbl>
    <w:p w14:paraId="700C924E" w14:textId="77777777" w:rsidR="007606CF" w:rsidRDefault="00000000">
      <w:pPr>
        <w:pStyle w:val="a0"/>
      </w:pPr>
      <w:r>
        <w:rPr>
          <w:b/>
          <w:bCs/>
        </w:rPr>
        <w:t>结论</w:t>
      </w:r>
      <w:r>
        <w:t>：</w:t>
      </w:r>
      <w:r>
        <w:t>16</w:t>
      </w:r>
      <w:r>
        <w:t>卡</w:t>
      </w:r>
      <w:r>
        <w:t>910B</w:t>
      </w:r>
      <w:r>
        <w:t>做全国</w:t>
      </w:r>
      <w:r>
        <w:t>10m</w:t>
      </w:r>
      <w:r>
        <w:rPr>
          <w:b/>
          <w:bCs/>
        </w:rPr>
        <w:t>无法在</w:t>
      </w:r>
      <w:r>
        <w:rPr>
          <w:b/>
          <w:bCs/>
        </w:rPr>
        <w:t>11/30</w:t>
      </w:r>
      <w:r>
        <w:rPr>
          <w:b/>
          <w:bCs/>
        </w:rPr>
        <w:t>前完成</w:t>
      </w:r>
      <w:r>
        <w:t>。如需按期交付，必须采购扩充算力（参考方案三）。</w:t>
      </w:r>
    </w:p>
    <w:p w14:paraId="2D55C089" w14:textId="77777777" w:rsidR="007606CF" w:rsidRDefault="006F6AB8">
      <w:r>
        <w:rPr>
          <w:noProof/>
        </w:rPr>
        <w:pict w14:anchorId="12137908">
          <v:rect id="_x0000_i1027" alt="" style="width:415.3pt;height:.05pt;mso-width-percent:0;mso-height-percent:0;mso-width-percent:0;mso-height-percent:0" o:hralign="center" o:hrstd="t" o:hr="t"/>
        </w:pict>
      </w:r>
    </w:p>
    <w:p w14:paraId="4DC80788" w14:textId="77777777" w:rsidR="007606CF" w:rsidRDefault="00000000">
      <w:pPr>
        <w:pStyle w:val="2"/>
      </w:pPr>
      <w:commentRangeStart w:id="10"/>
      <w:del w:id="11" w:author="Codex 审阅" w:date="2026-07-16T06:49:21+00:00">
        <w:r>
          <w:delText>方案三：采购扩充算力，全国三档分辨率，61天DDL</w:delText>
        </w:r>
      </w:del>
      <w:ins w:id="12" w:author="Codex 审阅" w:date="2026-07-16T06:49:21+00:00">
        <w:r>
          <w:t>方案三：在通过数据与吞吐阶段门后扩充算力，建设全国 10 m 主底座；5 m/2 m 作为有授权高分数据支撑的区域增强路线</w:t>
        </w:r>
      </w:ins>
      <w:commentRangeEnd w:id="10"/>
      <w:r>
        <w:commentReference w:id="10"/>
      </w:r>
    </w:p>
    <w:p w14:paraId="0DD5DC5A" w14:textId="77777777" w:rsidR="007606CF" w:rsidRDefault="00000000">
      <w:pPr>
        <w:pStyle w:val="aa"/>
      </w:pPr>
      <w:commentRangeStart w:id="4"/>
      <w:del w:id="13" w:author="Codex 审阅" w:date="2026-07-16T06:49:21+00:00">
        <w:r>
          <w:delText>可采购H100/H800/A100/A800/910C，10/1-11/30完成训练</w:delText>
        </w:r>
      </w:del>
      <w:ins w:id="14" w:author="Codex 审阅" w:date="2026-07-16T06:49:21+00:00">
        <w:r>
          <w:t>候选算力包括 910C 与合规可采购 GPU；10/1-11/30 仅作为目标训练窗口，须在前置数据就绪、集群网络、HCCL 扩展效率与 1,000-step 基准验收后确认</w:t>
        </w:r>
      </w:ins>
      <w:commentRangeEnd w:id="4"/>
      <w:r>
        <w:commentReference w:id="4"/>
      </w:r>
    </w:p>
    <w:p w14:paraId="60732A68" w14:textId="77777777" w:rsidR="007606CF" w:rsidRDefault="00000000">
      <w:pPr>
        <w:pStyle w:val="3"/>
      </w:pPr>
      <w:bookmarkStart w:id="5" w:name="各芯片61天ddl所需卡数"/>
      <w:r>
        <w:t xml:space="preserve">3.1 </w:t>
      </w:r>
      <w:r>
        <w:t>各芯片</w:t>
      </w:r>
      <w:r>
        <w:t>61</w:t>
      </w:r>
      <w:r>
        <w:t>天</w:t>
      </w:r>
      <w:r>
        <w:t>DDL</w:t>
      </w:r>
      <w:r>
        <w:t>所需卡数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0"/>
        <w:gridCol w:w="1617"/>
        <w:gridCol w:w="1216"/>
        <w:gridCol w:w="1083"/>
        <w:gridCol w:w="1115"/>
        <w:gridCol w:w="1483"/>
      </w:tblGrid>
      <w:tr w:rsidR="007606CF" w14:paraId="20B56868" w14:textId="77777777" w:rsidTr="0076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2EBD16" w14:textId="77777777" w:rsidR="007606CF" w:rsidRDefault="00000000">
            <w:pPr>
              <w:pStyle w:val="Compact"/>
            </w:pPr>
            <w:r>
              <w:t>芯片</w:t>
            </w:r>
          </w:p>
        </w:tc>
        <w:tc>
          <w:tcPr>
            <w:tcW w:w="0" w:type="auto"/>
          </w:tcPr>
          <w:p w14:paraId="4518BEA6" w14:textId="77777777" w:rsidR="007606CF" w:rsidRDefault="00000000">
            <w:pPr>
              <w:pStyle w:val="Compact"/>
            </w:pPr>
            <w:commentRangeStart w:id="5"/>
            <w:del w:id="23" w:author="Codex 审阅" w:date="2026-07-16T06:49:21+00:00">
              <w:r>
                <w:delText>有效算力</w:delText>
              </w:r>
            </w:del>
            <w:ins w:id="24" w:author="Codex 审阅" w:date="2026-07-16T06:49:21+00:00">
              <w:r>
                <w:t>有效训练吞吐（待实测）</w:t>
              </w:r>
            </w:ins>
            <w:commentRangeEnd w:id="5"/>
            <w:r>
              <w:commentReference w:id="5"/>
            </w:r>
          </w:p>
        </w:tc>
        <w:tc>
          <w:tcPr>
            <w:tcW w:w="0" w:type="auto"/>
          </w:tcPr>
          <w:p w14:paraId="6156AEFC" w14:textId="77777777" w:rsidR="007606CF" w:rsidRDefault="00000000">
            <w:pPr>
              <w:pStyle w:val="Compact"/>
            </w:pPr>
            <w:r>
              <w:t>10m</w:t>
            </w:r>
            <w:r>
              <w:t>需卡</w:t>
            </w:r>
          </w:p>
        </w:tc>
        <w:tc>
          <w:tcPr>
            <w:tcW w:w="0" w:type="auto"/>
          </w:tcPr>
          <w:p w14:paraId="5583DABA" w14:textId="77777777" w:rsidR="007606CF" w:rsidRDefault="00000000">
            <w:pPr>
              <w:pStyle w:val="Compact"/>
            </w:pPr>
            <w:r>
              <w:t>5m</w:t>
            </w:r>
            <w:r>
              <w:t>需卡</w:t>
            </w:r>
          </w:p>
        </w:tc>
        <w:tc>
          <w:tcPr>
            <w:tcW w:w="0" w:type="auto"/>
          </w:tcPr>
          <w:p w14:paraId="3E6B01F7" w14:textId="77777777" w:rsidR="007606CF" w:rsidRDefault="00000000">
            <w:pPr>
              <w:pStyle w:val="Compact"/>
            </w:pPr>
            <w:r>
              <w:t>2m</w:t>
            </w:r>
            <w:r>
              <w:t>需卡</w:t>
            </w:r>
          </w:p>
        </w:tc>
        <w:tc>
          <w:tcPr>
            <w:tcW w:w="0" w:type="auto"/>
          </w:tcPr>
          <w:p w14:paraId="2A3725E4" w14:textId="77777777" w:rsidR="007606CF" w:rsidRDefault="00000000">
            <w:pPr>
              <w:pStyle w:val="Compact"/>
            </w:pPr>
            <w:r>
              <w:t>供货风险</w:t>
            </w:r>
          </w:p>
        </w:tc>
      </w:tr>
      <w:tr w:rsidR="007606CF" w14:paraId="5ACC0A0B" w14:textId="77777777">
        <w:tc>
          <w:tcPr>
            <w:tcW w:w="0" w:type="auto"/>
          </w:tcPr>
          <w:p w14:paraId="6A7329AE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H100</w:t>
            </w:r>
          </w:p>
        </w:tc>
        <w:tc>
          <w:tcPr>
            <w:tcW w:w="0" w:type="auto"/>
          </w:tcPr>
          <w:p w14:paraId="5F12F87D" w14:textId="77777777" w:rsidR="007606CF" w:rsidRDefault="00000000">
            <w:pPr>
              <w:pStyle w:val="Compact"/>
            </w:pPr>
            <w:r>
              <w:t>445 TFLOPS</w:t>
            </w:r>
          </w:p>
        </w:tc>
        <w:tc>
          <w:tcPr>
            <w:tcW w:w="0" w:type="auto"/>
          </w:tcPr>
          <w:p w14:paraId="75D3AC0C" w14:textId="77777777" w:rsidR="007606CF" w:rsidRDefault="00000000">
            <w:pPr>
              <w:pStyle w:val="Compact"/>
            </w:pPr>
            <w:r>
              <w:t>64</w:t>
            </w:r>
            <w:r>
              <w:t>卡</w:t>
            </w:r>
          </w:p>
        </w:tc>
        <w:tc>
          <w:tcPr>
            <w:tcW w:w="0" w:type="auto"/>
          </w:tcPr>
          <w:p w14:paraId="547C43FD" w14:textId="77777777" w:rsidR="007606CF" w:rsidRDefault="00000000">
            <w:pPr>
              <w:pStyle w:val="Compact"/>
            </w:pPr>
            <w:r>
              <w:t>192</w:t>
            </w:r>
            <w:r>
              <w:t>卡</w:t>
            </w:r>
          </w:p>
        </w:tc>
        <w:tc>
          <w:tcPr>
            <w:tcW w:w="0" w:type="auto"/>
          </w:tcPr>
          <w:p w14:paraId="3E4935E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1,664</w:t>
            </w:r>
            <w:r>
              <w:rPr>
                <w:b/>
                <w:bCs/>
              </w:rPr>
              <w:t>卡</w:t>
            </w:r>
          </w:p>
        </w:tc>
        <w:tc>
          <w:tcPr>
            <w:tcW w:w="0" w:type="auto"/>
          </w:tcPr>
          <w:p w14:paraId="19A49A9C" w14:textId="77777777" w:rsidR="007606CF" w:rsidRDefault="00000000">
            <w:pPr>
              <w:pStyle w:val="Compact"/>
            </w:pPr>
            <w:r>
              <w:t>出口管制</w:t>
            </w:r>
            <w:r>
              <w:t xml:space="preserve"> ⚠️</w:t>
            </w:r>
          </w:p>
        </w:tc>
      </w:tr>
      <w:tr w:rsidR="007606CF" w14:paraId="2AC18887" w14:textId="77777777">
        <w:tc>
          <w:tcPr>
            <w:tcW w:w="0" w:type="auto"/>
          </w:tcPr>
          <w:p w14:paraId="60AA2AC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H800</w:t>
            </w:r>
          </w:p>
        </w:tc>
        <w:tc>
          <w:tcPr>
            <w:tcW w:w="0" w:type="auto"/>
          </w:tcPr>
          <w:p w14:paraId="7B36F105" w14:textId="77777777" w:rsidR="007606CF" w:rsidRDefault="00000000">
            <w:pPr>
              <w:pStyle w:val="Compact"/>
            </w:pPr>
            <w:r>
              <w:t>400 TFLOPS</w:t>
            </w:r>
          </w:p>
        </w:tc>
        <w:tc>
          <w:tcPr>
            <w:tcW w:w="0" w:type="auto"/>
          </w:tcPr>
          <w:p w14:paraId="05C954E4" w14:textId="77777777" w:rsidR="007606CF" w:rsidRDefault="00000000">
            <w:pPr>
              <w:pStyle w:val="Compact"/>
            </w:pPr>
            <w:r>
              <w:t>64</w:t>
            </w:r>
            <w:r>
              <w:t>卡</w:t>
            </w:r>
          </w:p>
        </w:tc>
        <w:tc>
          <w:tcPr>
            <w:tcW w:w="0" w:type="auto"/>
          </w:tcPr>
          <w:p w14:paraId="17CA5CE9" w14:textId="77777777" w:rsidR="007606CF" w:rsidRDefault="00000000">
            <w:pPr>
              <w:pStyle w:val="Compact"/>
            </w:pPr>
            <w:r>
              <w:t>192</w:t>
            </w:r>
            <w:r>
              <w:t>卡</w:t>
            </w:r>
          </w:p>
        </w:tc>
        <w:tc>
          <w:tcPr>
            <w:tcW w:w="0" w:type="auto"/>
          </w:tcPr>
          <w:p w14:paraId="495B2552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1,792</w:t>
            </w:r>
            <w:r>
              <w:rPr>
                <w:b/>
                <w:bCs/>
              </w:rPr>
              <w:t>卡</w:t>
            </w:r>
          </w:p>
        </w:tc>
        <w:tc>
          <w:tcPr>
            <w:tcW w:w="0" w:type="auto"/>
          </w:tcPr>
          <w:p w14:paraId="48B389FD" w14:textId="77777777" w:rsidR="007606CF" w:rsidRDefault="00000000">
            <w:pPr>
              <w:pStyle w:val="Compact"/>
            </w:pPr>
            <w:r>
              <w:t>中国特供</w:t>
            </w:r>
            <w:r>
              <w:t xml:space="preserve"> ✅</w:t>
            </w:r>
          </w:p>
        </w:tc>
      </w:tr>
      <w:tr w:rsidR="007606CF" w14:paraId="53D49E63" w14:textId="77777777">
        <w:tc>
          <w:tcPr>
            <w:tcW w:w="0" w:type="auto"/>
          </w:tcPr>
          <w:p w14:paraId="5D9F5FCF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910C</w:t>
            </w:r>
          </w:p>
        </w:tc>
        <w:tc>
          <w:tcPr>
            <w:tcW w:w="0" w:type="auto"/>
          </w:tcPr>
          <w:p w14:paraId="462B6DF4" w14:textId="77777777" w:rsidR="007606CF" w:rsidRDefault="00000000">
            <w:pPr>
              <w:pStyle w:val="Compact"/>
            </w:pPr>
            <w:r>
              <w:t>288 TFLOPS</w:t>
            </w:r>
          </w:p>
        </w:tc>
        <w:tc>
          <w:tcPr>
            <w:tcW w:w="0" w:type="auto"/>
          </w:tcPr>
          <w:p w14:paraId="0B25F6BF" w14:textId="77777777" w:rsidR="007606CF" w:rsidRDefault="00000000">
            <w:pPr>
              <w:pStyle w:val="Compact"/>
            </w:pPr>
            <w:r>
              <w:t>64</w:t>
            </w:r>
            <w:r>
              <w:t>卡</w:t>
            </w:r>
          </w:p>
        </w:tc>
        <w:tc>
          <w:tcPr>
            <w:tcW w:w="0" w:type="auto"/>
          </w:tcPr>
          <w:p w14:paraId="4A77AD57" w14:textId="77777777" w:rsidR="007606CF" w:rsidRDefault="00000000">
            <w:pPr>
              <w:pStyle w:val="Compact"/>
            </w:pPr>
            <w:r>
              <w:t>256</w:t>
            </w:r>
            <w:r>
              <w:t>卡</w:t>
            </w:r>
          </w:p>
        </w:tc>
        <w:tc>
          <w:tcPr>
            <w:tcW w:w="0" w:type="auto"/>
          </w:tcPr>
          <w:p w14:paraId="6C41C608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2,560</w:t>
            </w:r>
            <w:r>
              <w:rPr>
                <w:b/>
                <w:bCs/>
              </w:rPr>
              <w:t>卡</w:t>
            </w:r>
          </w:p>
        </w:tc>
        <w:tc>
          <w:tcPr>
            <w:tcW w:w="0" w:type="auto"/>
          </w:tcPr>
          <w:p w14:paraId="32572289" w14:textId="77777777" w:rsidR="007606CF" w:rsidRDefault="00000000">
            <w:pPr>
              <w:pStyle w:val="Compact"/>
            </w:pPr>
            <w:r>
              <w:t>自主可控</w:t>
            </w:r>
            <w:r>
              <w:t xml:space="preserve"> ✅</w:t>
            </w:r>
          </w:p>
        </w:tc>
      </w:tr>
      <w:tr w:rsidR="007606CF" w14:paraId="50674531" w14:textId="77777777">
        <w:tc>
          <w:tcPr>
            <w:tcW w:w="0" w:type="auto"/>
          </w:tcPr>
          <w:p w14:paraId="1ECD13C8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A100</w:t>
            </w:r>
          </w:p>
        </w:tc>
        <w:tc>
          <w:tcPr>
            <w:tcW w:w="0" w:type="auto"/>
          </w:tcPr>
          <w:p w14:paraId="3C7CB500" w14:textId="77777777" w:rsidR="007606CF" w:rsidRDefault="00000000">
            <w:pPr>
              <w:pStyle w:val="Compact"/>
            </w:pPr>
            <w:r>
              <w:t>312 TFLOPS</w:t>
            </w:r>
          </w:p>
        </w:tc>
        <w:tc>
          <w:tcPr>
            <w:tcW w:w="0" w:type="auto"/>
          </w:tcPr>
          <w:p w14:paraId="17389692" w14:textId="77777777" w:rsidR="007606CF" w:rsidRDefault="00000000">
            <w:pPr>
              <w:pStyle w:val="Compact"/>
            </w:pPr>
            <w:r>
              <w:t>64</w:t>
            </w:r>
            <w:r>
              <w:t>卡</w:t>
            </w:r>
          </w:p>
        </w:tc>
        <w:tc>
          <w:tcPr>
            <w:tcW w:w="0" w:type="auto"/>
          </w:tcPr>
          <w:p w14:paraId="70F52325" w14:textId="77777777" w:rsidR="007606CF" w:rsidRDefault="00000000">
            <w:pPr>
              <w:pStyle w:val="Compact"/>
            </w:pPr>
            <w:r>
              <w:t>256</w:t>
            </w:r>
            <w:r>
              <w:t>卡</w:t>
            </w:r>
          </w:p>
        </w:tc>
        <w:tc>
          <w:tcPr>
            <w:tcW w:w="0" w:type="auto"/>
          </w:tcPr>
          <w:p w14:paraId="075246EB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2,304</w:t>
            </w:r>
            <w:r>
              <w:rPr>
                <w:b/>
                <w:bCs/>
              </w:rPr>
              <w:t>卡</w:t>
            </w:r>
          </w:p>
        </w:tc>
        <w:tc>
          <w:tcPr>
            <w:tcW w:w="0" w:type="auto"/>
          </w:tcPr>
          <w:p w14:paraId="7A775E3D" w14:textId="77777777" w:rsidR="007606CF" w:rsidRDefault="00000000">
            <w:pPr>
              <w:pStyle w:val="Compact"/>
            </w:pPr>
            <w:r>
              <w:t>出口管制</w:t>
            </w:r>
            <w:r>
              <w:t xml:space="preserve"> ⚠️</w:t>
            </w:r>
          </w:p>
        </w:tc>
      </w:tr>
      <w:tr w:rsidR="007606CF" w14:paraId="2AA25E58" w14:textId="77777777">
        <w:tc>
          <w:tcPr>
            <w:tcW w:w="0" w:type="auto"/>
          </w:tcPr>
          <w:p w14:paraId="24D64C62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A800</w:t>
            </w:r>
          </w:p>
        </w:tc>
        <w:tc>
          <w:tcPr>
            <w:tcW w:w="0" w:type="auto"/>
          </w:tcPr>
          <w:p w14:paraId="4C3D0E70" w14:textId="77777777" w:rsidR="007606CF" w:rsidRDefault="00000000">
            <w:pPr>
              <w:pStyle w:val="Compact"/>
            </w:pPr>
            <w:r>
              <w:t>250 TFLOPS</w:t>
            </w:r>
          </w:p>
        </w:tc>
        <w:tc>
          <w:tcPr>
            <w:tcW w:w="0" w:type="auto"/>
          </w:tcPr>
          <w:p w14:paraId="5D5FB96D" w14:textId="77777777" w:rsidR="007606CF" w:rsidRDefault="00000000">
            <w:pPr>
              <w:pStyle w:val="Compact"/>
            </w:pPr>
            <w:r>
              <w:t>64</w:t>
            </w:r>
            <w:r>
              <w:t>卡</w:t>
            </w:r>
          </w:p>
        </w:tc>
        <w:tc>
          <w:tcPr>
            <w:tcW w:w="0" w:type="auto"/>
          </w:tcPr>
          <w:p w14:paraId="3C59632A" w14:textId="77777777" w:rsidR="007606CF" w:rsidRDefault="00000000">
            <w:pPr>
              <w:pStyle w:val="Compact"/>
            </w:pPr>
            <w:r>
              <w:t>320</w:t>
            </w:r>
            <w:r>
              <w:t>卡</w:t>
            </w:r>
          </w:p>
        </w:tc>
        <w:tc>
          <w:tcPr>
            <w:tcW w:w="0" w:type="auto"/>
          </w:tcPr>
          <w:p w14:paraId="4C3E108F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2,816</w:t>
            </w:r>
            <w:r>
              <w:rPr>
                <w:b/>
                <w:bCs/>
              </w:rPr>
              <w:t>卡</w:t>
            </w:r>
          </w:p>
        </w:tc>
        <w:tc>
          <w:tcPr>
            <w:tcW w:w="0" w:type="auto"/>
          </w:tcPr>
          <w:p w14:paraId="040E10AD" w14:textId="77777777" w:rsidR="007606CF" w:rsidRDefault="00000000">
            <w:pPr>
              <w:pStyle w:val="Compact"/>
            </w:pPr>
            <w:r>
              <w:t>中国特供</w:t>
            </w:r>
            <w:r>
              <w:t xml:space="preserve"> ✅</w:t>
            </w:r>
          </w:p>
        </w:tc>
      </w:tr>
    </w:tbl>
    <w:p w14:paraId="320A10DD" w14:textId="77777777" w:rsidR="007606CF" w:rsidRDefault="00000000">
      <w:pPr>
        <w:pStyle w:val="3"/>
      </w:pPr>
      <w:bookmarkStart w:id="6" w:name="硬件成本估算"/>
      <w:bookmarkEnd w:id="5"/>
      <w:r>
        <w:t xml:space="preserve">3.2 </w:t>
      </w:r>
      <w:r>
        <w:t>硬件成本估算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0"/>
        <w:gridCol w:w="1216"/>
        <w:gridCol w:w="1110"/>
        <w:gridCol w:w="1115"/>
        <w:gridCol w:w="1416"/>
      </w:tblGrid>
      <w:tr w:rsidR="007606CF" w14:paraId="7E014D8F" w14:textId="77777777" w:rsidTr="0076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35BF48" w14:textId="77777777" w:rsidR="007606CF" w:rsidRDefault="00000000">
            <w:pPr>
              <w:pStyle w:val="Compact"/>
            </w:pPr>
            <w:r>
              <w:t>芯片</w:t>
            </w:r>
          </w:p>
        </w:tc>
        <w:tc>
          <w:tcPr>
            <w:tcW w:w="0" w:type="auto"/>
          </w:tcPr>
          <w:p w14:paraId="73F8148E" w14:textId="77777777" w:rsidR="007606CF" w:rsidRDefault="00000000">
            <w:pPr>
              <w:pStyle w:val="Compact"/>
            </w:pPr>
            <w:r>
              <w:t>10m</w:t>
            </w:r>
            <w:r>
              <w:t>成本</w:t>
            </w:r>
          </w:p>
        </w:tc>
        <w:tc>
          <w:tcPr>
            <w:tcW w:w="0" w:type="auto"/>
          </w:tcPr>
          <w:p w14:paraId="0F397EE7" w14:textId="77777777" w:rsidR="007606CF" w:rsidRDefault="00000000">
            <w:pPr>
              <w:pStyle w:val="Compact"/>
            </w:pPr>
            <w:r>
              <w:t>5m</w:t>
            </w:r>
            <w:r>
              <w:t>成本</w:t>
            </w:r>
          </w:p>
        </w:tc>
        <w:tc>
          <w:tcPr>
            <w:tcW w:w="0" w:type="auto"/>
          </w:tcPr>
          <w:p w14:paraId="2BC62C60" w14:textId="77777777" w:rsidR="007606CF" w:rsidRDefault="00000000">
            <w:pPr>
              <w:pStyle w:val="Compact"/>
            </w:pPr>
            <w:r>
              <w:t>2m</w:t>
            </w:r>
            <w:r>
              <w:t>成本</w:t>
            </w:r>
          </w:p>
        </w:tc>
        <w:tc>
          <w:tcPr>
            <w:tcW w:w="0" w:type="auto"/>
          </w:tcPr>
          <w:p w14:paraId="6CA12B26" w14:textId="77777777" w:rsidR="007606CF" w:rsidRDefault="00000000">
            <w:pPr>
              <w:pStyle w:val="Compact"/>
            </w:pPr>
            <w:commentRangeStart w:id="6"/>
            <w:del w:id="25" w:author="Codex 审阅" w:date="2026-07-16T06:49:21+00:00">
              <w:r>
                <w:delText>单卡参考价</w:delText>
              </w:r>
            </w:del>
            <w:ins w:id="26" w:author="Codex 审阅" w:date="2026-07-16T06:49:21+00:00">
              <w:r>
                <w:t>采购估算单价（须询价）</w:t>
              </w:r>
            </w:ins>
            <w:commentRangeEnd w:id="6"/>
            <w:r>
              <w:commentReference w:id="6"/>
            </w:r>
          </w:p>
        </w:tc>
      </w:tr>
      <w:tr w:rsidR="007606CF" w14:paraId="6B1C249C" w14:textId="77777777">
        <w:tc>
          <w:tcPr>
            <w:tcW w:w="0" w:type="auto"/>
          </w:tcPr>
          <w:p w14:paraId="1309516D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910C</w:t>
            </w:r>
          </w:p>
        </w:tc>
        <w:tc>
          <w:tcPr>
            <w:tcW w:w="0" w:type="auto"/>
          </w:tcPr>
          <w:p w14:paraId="67857A6B" w14:textId="77777777" w:rsidR="007606CF" w:rsidRDefault="00000000">
            <w:pPr>
              <w:pStyle w:val="Compact"/>
            </w:pPr>
            <w:r>
              <w:t>¥0.04</w:t>
            </w:r>
            <w:r>
              <w:t>亿</w:t>
            </w:r>
          </w:p>
        </w:tc>
        <w:tc>
          <w:tcPr>
            <w:tcW w:w="0" w:type="auto"/>
          </w:tcPr>
          <w:p w14:paraId="06B64114" w14:textId="77777777" w:rsidR="007606CF" w:rsidRDefault="00000000">
            <w:pPr>
              <w:pStyle w:val="Compact"/>
            </w:pPr>
            <w:r>
              <w:t>¥0.18</w:t>
            </w:r>
            <w:r>
              <w:t>亿</w:t>
            </w:r>
          </w:p>
        </w:tc>
        <w:tc>
          <w:tcPr>
            <w:tcW w:w="0" w:type="auto"/>
          </w:tcPr>
          <w:p w14:paraId="18EB4674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¥1.79</w:t>
            </w:r>
            <w:r>
              <w:rPr>
                <w:b/>
                <w:bCs/>
              </w:rPr>
              <w:t>亿</w:t>
            </w:r>
          </w:p>
        </w:tc>
        <w:tc>
          <w:tcPr>
            <w:tcW w:w="0" w:type="auto"/>
          </w:tcPr>
          <w:p w14:paraId="14FA8DBC" w14:textId="77777777" w:rsidR="007606CF" w:rsidRDefault="00000000">
            <w:pPr>
              <w:pStyle w:val="Compact"/>
            </w:pPr>
            <w:r>
              <w:t>~¥7</w:t>
            </w:r>
            <w:r>
              <w:t>万</w:t>
            </w:r>
          </w:p>
        </w:tc>
      </w:tr>
      <w:tr w:rsidR="007606CF" w14:paraId="135EEBFE" w14:textId="77777777">
        <w:tc>
          <w:tcPr>
            <w:tcW w:w="0" w:type="auto"/>
          </w:tcPr>
          <w:p w14:paraId="31B5612B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H100</w:t>
            </w:r>
          </w:p>
        </w:tc>
        <w:tc>
          <w:tcPr>
            <w:tcW w:w="0" w:type="auto"/>
          </w:tcPr>
          <w:p w14:paraId="165D8910" w14:textId="77777777" w:rsidR="007606CF" w:rsidRDefault="00000000">
            <w:pPr>
              <w:pStyle w:val="Compact"/>
            </w:pPr>
            <w:r>
              <w:t>¥0.16</w:t>
            </w:r>
            <w:r>
              <w:t>亿</w:t>
            </w:r>
          </w:p>
        </w:tc>
        <w:tc>
          <w:tcPr>
            <w:tcW w:w="0" w:type="auto"/>
          </w:tcPr>
          <w:p w14:paraId="1D5FE782" w14:textId="77777777" w:rsidR="007606CF" w:rsidRDefault="00000000">
            <w:pPr>
              <w:pStyle w:val="Compact"/>
            </w:pPr>
            <w:r>
              <w:t>¥0.48</w:t>
            </w:r>
            <w:r>
              <w:t>亿</w:t>
            </w:r>
          </w:p>
        </w:tc>
        <w:tc>
          <w:tcPr>
            <w:tcW w:w="0" w:type="auto"/>
          </w:tcPr>
          <w:p w14:paraId="03411EA7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¥4.16</w:t>
            </w:r>
            <w:r>
              <w:rPr>
                <w:b/>
                <w:bCs/>
              </w:rPr>
              <w:t>亿</w:t>
            </w:r>
          </w:p>
        </w:tc>
        <w:tc>
          <w:tcPr>
            <w:tcW w:w="0" w:type="auto"/>
          </w:tcPr>
          <w:p w14:paraId="74419786" w14:textId="77777777" w:rsidR="007606CF" w:rsidRDefault="00000000">
            <w:pPr>
              <w:pStyle w:val="Compact"/>
            </w:pPr>
            <w:r>
              <w:t>~¥25</w:t>
            </w:r>
            <w:r>
              <w:t>万</w:t>
            </w:r>
          </w:p>
        </w:tc>
      </w:tr>
      <w:tr w:rsidR="007606CF" w14:paraId="3DD54990" w14:textId="77777777">
        <w:tc>
          <w:tcPr>
            <w:tcW w:w="0" w:type="auto"/>
          </w:tcPr>
          <w:p w14:paraId="3B90208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H800</w:t>
            </w:r>
          </w:p>
        </w:tc>
        <w:tc>
          <w:tcPr>
            <w:tcW w:w="0" w:type="auto"/>
          </w:tcPr>
          <w:p w14:paraId="233BB54E" w14:textId="77777777" w:rsidR="007606CF" w:rsidRDefault="00000000">
            <w:pPr>
              <w:pStyle w:val="Compact"/>
            </w:pPr>
            <w:r>
              <w:t>¥0.13</w:t>
            </w:r>
            <w:r>
              <w:t>亿</w:t>
            </w:r>
          </w:p>
        </w:tc>
        <w:tc>
          <w:tcPr>
            <w:tcW w:w="0" w:type="auto"/>
          </w:tcPr>
          <w:p w14:paraId="44A72CE7" w14:textId="77777777" w:rsidR="007606CF" w:rsidRDefault="00000000">
            <w:pPr>
              <w:pStyle w:val="Compact"/>
            </w:pPr>
            <w:r>
              <w:t>¥0.38</w:t>
            </w:r>
            <w:r>
              <w:t>亿</w:t>
            </w:r>
          </w:p>
        </w:tc>
        <w:tc>
          <w:tcPr>
            <w:tcW w:w="0" w:type="auto"/>
          </w:tcPr>
          <w:p w14:paraId="5C728344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¥3.58</w:t>
            </w:r>
            <w:r>
              <w:rPr>
                <w:b/>
                <w:bCs/>
              </w:rPr>
              <w:t>亿</w:t>
            </w:r>
          </w:p>
        </w:tc>
        <w:tc>
          <w:tcPr>
            <w:tcW w:w="0" w:type="auto"/>
          </w:tcPr>
          <w:p w14:paraId="3022B061" w14:textId="77777777" w:rsidR="007606CF" w:rsidRDefault="00000000">
            <w:pPr>
              <w:pStyle w:val="Compact"/>
            </w:pPr>
            <w:r>
              <w:t>~¥20</w:t>
            </w:r>
            <w:r>
              <w:t>万</w:t>
            </w:r>
          </w:p>
        </w:tc>
      </w:tr>
      <w:tr w:rsidR="007606CF" w14:paraId="134111A9" w14:textId="77777777">
        <w:tc>
          <w:tcPr>
            <w:tcW w:w="0" w:type="auto"/>
          </w:tcPr>
          <w:p w14:paraId="3A73E85D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A100</w:t>
            </w:r>
          </w:p>
        </w:tc>
        <w:tc>
          <w:tcPr>
            <w:tcW w:w="0" w:type="auto"/>
          </w:tcPr>
          <w:p w14:paraId="0BA60377" w14:textId="77777777" w:rsidR="007606CF" w:rsidRDefault="00000000">
            <w:pPr>
              <w:pStyle w:val="Compact"/>
            </w:pPr>
            <w:r>
              <w:t>¥0.06</w:t>
            </w:r>
            <w:r>
              <w:t>亿</w:t>
            </w:r>
          </w:p>
        </w:tc>
        <w:tc>
          <w:tcPr>
            <w:tcW w:w="0" w:type="auto"/>
          </w:tcPr>
          <w:p w14:paraId="7ADFB13C" w14:textId="77777777" w:rsidR="007606CF" w:rsidRDefault="00000000">
            <w:pPr>
              <w:pStyle w:val="Compact"/>
            </w:pPr>
            <w:r>
              <w:t>¥0.26</w:t>
            </w:r>
            <w:r>
              <w:t>亿</w:t>
            </w:r>
          </w:p>
        </w:tc>
        <w:tc>
          <w:tcPr>
            <w:tcW w:w="0" w:type="auto"/>
          </w:tcPr>
          <w:p w14:paraId="729F5629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¥2.30</w:t>
            </w:r>
            <w:r>
              <w:rPr>
                <w:b/>
                <w:bCs/>
              </w:rPr>
              <w:t>亿</w:t>
            </w:r>
          </w:p>
        </w:tc>
        <w:tc>
          <w:tcPr>
            <w:tcW w:w="0" w:type="auto"/>
          </w:tcPr>
          <w:p w14:paraId="65B95D66" w14:textId="77777777" w:rsidR="007606CF" w:rsidRDefault="00000000">
            <w:pPr>
              <w:pStyle w:val="Compact"/>
            </w:pPr>
            <w:r>
              <w:t>~¥10</w:t>
            </w:r>
            <w:r>
              <w:t>万</w:t>
            </w:r>
          </w:p>
        </w:tc>
      </w:tr>
      <w:tr w:rsidR="007606CF" w14:paraId="27A76F75" w14:textId="77777777">
        <w:tc>
          <w:tcPr>
            <w:tcW w:w="0" w:type="auto"/>
          </w:tcPr>
          <w:p w14:paraId="424F40AF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A800</w:t>
            </w:r>
          </w:p>
        </w:tc>
        <w:tc>
          <w:tcPr>
            <w:tcW w:w="0" w:type="auto"/>
          </w:tcPr>
          <w:p w14:paraId="75714D91" w14:textId="77777777" w:rsidR="007606CF" w:rsidRDefault="00000000">
            <w:pPr>
              <w:pStyle w:val="Compact"/>
            </w:pPr>
            <w:r>
              <w:t>¥0.05</w:t>
            </w:r>
            <w:r>
              <w:t>亿</w:t>
            </w:r>
          </w:p>
        </w:tc>
        <w:tc>
          <w:tcPr>
            <w:tcW w:w="0" w:type="auto"/>
          </w:tcPr>
          <w:p w14:paraId="16B9A545" w14:textId="77777777" w:rsidR="007606CF" w:rsidRDefault="00000000">
            <w:pPr>
              <w:pStyle w:val="Compact"/>
            </w:pPr>
            <w:r>
              <w:t>¥0.26</w:t>
            </w:r>
            <w:r>
              <w:t>亿</w:t>
            </w:r>
          </w:p>
        </w:tc>
        <w:tc>
          <w:tcPr>
            <w:tcW w:w="0" w:type="auto"/>
          </w:tcPr>
          <w:p w14:paraId="6B0609A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¥2.25</w:t>
            </w:r>
            <w:r>
              <w:rPr>
                <w:b/>
                <w:bCs/>
              </w:rPr>
              <w:t>亿</w:t>
            </w:r>
          </w:p>
        </w:tc>
        <w:tc>
          <w:tcPr>
            <w:tcW w:w="0" w:type="auto"/>
          </w:tcPr>
          <w:p w14:paraId="61AC3CDA" w14:textId="77777777" w:rsidR="007606CF" w:rsidRDefault="00000000">
            <w:pPr>
              <w:pStyle w:val="Compact"/>
            </w:pPr>
            <w:r>
              <w:t>~¥8</w:t>
            </w:r>
            <w:r>
              <w:t>万</w:t>
            </w:r>
          </w:p>
        </w:tc>
      </w:tr>
    </w:tbl>
    <w:p w14:paraId="5D6BA36F" w14:textId="77777777" w:rsidR="007606CF" w:rsidRDefault="00000000">
      <w:pPr>
        <w:pStyle w:val="3"/>
      </w:pPr>
      <w:bookmarkStart w:id="7" w:name="推荐策略"/>
      <w:bookmarkEnd w:id="6"/>
      <w:r>
        <w:lastRenderedPageBreak/>
        <w:t xml:space="preserve">3.3 </w:t>
      </w:r>
      <w:r>
        <w:t>推荐策略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8"/>
        <w:gridCol w:w="1896"/>
        <w:gridCol w:w="1265"/>
        <w:gridCol w:w="1265"/>
        <w:gridCol w:w="1896"/>
      </w:tblGrid>
      <w:tr w:rsidR="007606CF" w14:paraId="3D07D8ED" w14:textId="77777777" w:rsidTr="0076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4" w:type="dxa"/>
          </w:tcPr>
          <w:p w14:paraId="0569C18E" w14:textId="77777777" w:rsidR="007606CF" w:rsidRDefault="00000000">
            <w:pPr>
              <w:pStyle w:val="Compact"/>
            </w:pPr>
            <w:r>
              <w:t>目标分辨率</w:t>
            </w:r>
          </w:p>
        </w:tc>
        <w:tc>
          <w:tcPr>
            <w:tcW w:w="1738" w:type="dxa"/>
          </w:tcPr>
          <w:p w14:paraId="45330B19" w14:textId="77777777" w:rsidR="007606CF" w:rsidRDefault="00000000">
            <w:pPr>
              <w:pStyle w:val="Compact"/>
            </w:pPr>
            <w:r>
              <w:t>推荐芯片</w:t>
            </w:r>
          </w:p>
        </w:tc>
        <w:tc>
          <w:tcPr>
            <w:tcW w:w="1159" w:type="dxa"/>
          </w:tcPr>
          <w:p w14:paraId="523DA5DB" w14:textId="77777777" w:rsidR="007606CF" w:rsidRDefault="00000000">
            <w:pPr>
              <w:pStyle w:val="Compact"/>
            </w:pPr>
            <w:r>
              <w:t>卡数</w:t>
            </w:r>
          </w:p>
        </w:tc>
        <w:tc>
          <w:tcPr>
            <w:tcW w:w="1159" w:type="dxa"/>
          </w:tcPr>
          <w:p w14:paraId="2210B25B" w14:textId="77777777" w:rsidR="007606CF" w:rsidRDefault="00000000">
            <w:pPr>
              <w:pStyle w:val="Compact"/>
            </w:pPr>
            <w:r>
              <w:t>成本</w:t>
            </w:r>
          </w:p>
        </w:tc>
        <w:tc>
          <w:tcPr>
            <w:tcW w:w="1738" w:type="dxa"/>
          </w:tcPr>
          <w:p w14:paraId="759700D5" w14:textId="77777777" w:rsidR="007606CF" w:rsidRDefault="00000000">
            <w:pPr>
              <w:pStyle w:val="Compact"/>
            </w:pPr>
            <w:r>
              <w:t>关键理由</w:t>
            </w:r>
          </w:p>
        </w:tc>
      </w:tr>
      <w:tr w:rsidR="007606CF" w14:paraId="7A3C3355" w14:textId="77777777">
        <w:tc>
          <w:tcPr>
            <w:tcW w:w="2124" w:type="dxa"/>
          </w:tcPr>
          <w:p w14:paraId="7119C50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10m</w:t>
            </w:r>
          </w:p>
        </w:tc>
        <w:tc>
          <w:tcPr>
            <w:tcW w:w="1738" w:type="dxa"/>
          </w:tcPr>
          <w:p w14:paraId="04A78717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910C 64</w:t>
            </w:r>
            <w:r>
              <w:rPr>
                <w:b/>
                <w:bCs/>
              </w:rPr>
              <w:t>卡</w:t>
            </w:r>
          </w:p>
        </w:tc>
        <w:tc>
          <w:tcPr>
            <w:tcW w:w="1159" w:type="dxa"/>
          </w:tcPr>
          <w:p w14:paraId="29F63B06" w14:textId="77777777" w:rsidR="007606CF" w:rsidRDefault="00000000">
            <w:pPr>
              <w:pStyle w:val="Compact"/>
            </w:pPr>
            <w:r>
              <w:t>64</w:t>
            </w:r>
            <w:r>
              <w:t>卡</w:t>
            </w:r>
          </w:p>
        </w:tc>
        <w:tc>
          <w:tcPr>
            <w:tcW w:w="1159" w:type="dxa"/>
          </w:tcPr>
          <w:p w14:paraId="66431B76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¥0.04</w:t>
            </w:r>
            <w:r>
              <w:rPr>
                <w:b/>
                <w:bCs/>
              </w:rPr>
              <w:t>亿</w:t>
            </w:r>
          </w:p>
        </w:tc>
        <w:tc>
          <w:tcPr>
            <w:tcW w:w="1738" w:type="dxa"/>
          </w:tcPr>
          <w:p w14:paraId="3781663E" w14:textId="77777777" w:rsidR="007606CF" w:rsidRDefault="00000000">
            <w:pPr>
              <w:pStyle w:val="Compact"/>
            </w:pPr>
            <w:r>
              <w:t>成本最低，自主可控</w:t>
            </w:r>
          </w:p>
        </w:tc>
      </w:tr>
      <w:tr w:rsidR="007606CF" w14:paraId="14EB6CE9" w14:textId="77777777">
        <w:tc>
          <w:tcPr>
            <w:tcW w:w="2124" w:type="dxa"/>
          </w:tcPr>
          <w:p w14:paraId="728A49C6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5m</w:t>
            </w:r>
          </w:p>
        </w:tc>
        <w:tc>
          <w:tcPr>
            <w:tcW w:w="1738" w:type="dxa"/>
          </w:tcPr>
          <w:p w14:paraId="3E3D218C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910C 256</w:t>
            </w:r>
            <w:r>
              <w:rPr>
                <w:b/>
                <w:bCs/>
              </w:rPr>
              <w:t>卡</w:t>
            </w:r>
          </w:p>
        </w:tc>
        <w:tc>
          <w:tcPr>
            <w:tcW w:w="1159" w:type="dxa"/>
          </w:tcPr>
          <w:p w14:paraId="4A3CD1FF" w14:textId="77777777" w:rsidR="007606CF" w:rsidRDefault="00000000">
            <w:pPr>
              <w:pStyle w:val="Compact"/>
            </w:pPr>
            <w:r>
              <w:t>256</w:t>
            </w:r>
            <w:r>
              <w:t>卡</w:t>
            </w:r>
          </w:p>
        </w:tc>
        <w:tc>
          <w:tcPr>
            <w:tcW w:w="1159" w:type="dxa"/>
          </w:tcPr>
          <w:p w14:paraId="1A51112F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¥0.18</w:t>
            </w:r>
            <w:r>
              <w:rPr>
                <w:b/>
                <w:bCs/>
              </w:rPr>
              <w:t>亿</w:t>
            </w:r>
          </w:p>
        </w:tc>
        <w:tc>
          <w:tcPr>
            <w:tcW w:w="1738" w:type="dxa"/>
          </w:tcPr>
          <w:p w14:paraId="330D00FB" w14:textId="77777777" w:rsidR="007606CF" w:rsidRDefault="00000000">
            <w:pPr>
              <w:pStyle w:val="Compact"/>
            </w:pPr>
            <w:r>
              <w:t>成本最低，供货稳定</w:t>
            </w:r>
          </w:p>
        </w:tc>
      </w:tr>
      <w:tr w:rsidR="007606CF" w14:paraId="3DB332FB" w14:textId="77777777">
        <w:tc>
          <w:tcPr>
            <w:tcW w:w="2124" w:type="dxa"/>
          </w:tcPr>
          <w:p w14:paraId="26BDE45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2m</w:t>
            </w:r>
          </w:p>
        </w:tc>
        <w:tc>
          <w:tcPr>
            <w:tcW w:w="1738" w:type="dxa"/>
          </w:tcPr>
          <w:p w14:paraId="5DEC9758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H800 1,792</w:t>
            </w:r>
            <w:r>
              <w:rPr>
                <w:b/>
                <w:bCs/>
              </w:rPr>
              <w:t>卡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b/>
                <w:bCs/>
              </w:rPr>
              <w:t>A100 2,304</w:t>
            </w:r>
            <w:r>
              <w:rPr>
                <w:b/>
                <w:bCs/>
              </w:rPr>
              <w:t>卡</w:t>
            </w:r>
          </w:p>
        </w:tc>
        <w:tc>
          <w:tcPr>
            <w:tcW w:w="1159" w:type="dxa"/>
          </w:tcPr>
          <w:p w14:paraId="5876F358" w14:textId="77777777" w:rsidR="007606CF" w:rsidRDefault="00000000">
            <w:pPr>
              <w:pStyle w:val="Compact"/>
            </w:pPr>
            <w:r>
              <w:t>1,792</w:t>
            </w:r>
            <w:r>
              <w:t>卡</w:t>
            </w:r>
            <w:r>
              <w:t xml:space="preserve"> / 2,304</w:t>
            </w:r>
            <w:r>
              <w:t>卡</w:t>
            </w:r>
          </w:p>
        </w:tc>
        <w:tc>
          <w:tcPr>
            <w:tcW w:w="1159" w:type="dxa"/>
          </w:tcPr>
          <w:p w14:paraId="666251C8" w14:textId="77777777" w:rsidR="007606CF" w:rsidRDefault="00000000">
            <w:pPr>
              <w:pStyle w:val="Compact"/>
            </w:pPr>
            <w:r>
              <w:t>¥3.58</w:t>
            </w:r>
            <w:r>
              <w:t>亿</w:t>
            </w:r>
            <w:r>
              <w:t xml:space="preserve"> / ¥2.30</w:t>
            </w:r>
            <w:r>
              <w:t>亿</w:t>
            </w:r>
          </w:p>
        </w:tc>
        <w:tc>
          <w:tcPr>
            <w:tcW w:w="1738" w:type="dxa"/>
          </w:tcPr>
          <w:p w14:paraId="64E84530" w14:textId="77777777" w:rsidR="007606CF" w:rsidRDefault="00000000">
            <w:pPr>
              <w:pStyle w:val="Compact"/>
            </w:pPr>
            <w:r>
              <w:t>H800</w:t>
            </w:r>
            <w:r>
              <w:t>性能优，</w:t>
            </w:r>
            <w:r>
              <w:t>A100</w:t>
            </w:r>
            <w:r>
              <w:t>成本适中</w:t>
            </w:r>
          </w:p>
        </w:tc>
      </w:tr>
    </w:tbl>
    <w:p w14:paraId="1EB79A48" w14:textId="77777777" w:rsidR="007606CF" w:rsidRDefault="00000000">
      <w:pPr>
        <w:pStyle w:val="a0"/>
      </w:pPr>
      <w:r>
        <w:rPr>
          <w:b/>
          <w:bCs/>
        </w:rPr>
        <w:t>核心建议</w:t>
      </w:r>
      <w:r>
        <w:t>：</w:t>
      </w:r>
    </w:p>
    <w:p w14:paraId="04A6807F" w14:textId="77777777" w:rsidR="007606CF" w:rsidRDefault="00000000">
      <w:pPr>
        <w:pStyle w:val="Compact"/>
        <w:numPr>
          <w:ilvl w:val="0"/>
          <w:numId w:val="12"/>
        </w:numPr>
      </w:pPr>
      <w:del w:id="15" w:author="Codex 审阅" w:date="2026-07-16T06:49:21+00:00">
        <w:r>
          <w:delText>10m/5m目标：910C即可满足，64-256卡，成本仅0.04-0.18亿，强烈推荐。</w:delText>
        </w:r>
      </w:del>
      <w:ins w:id="16" w:author="Codex 审阅" w:date="2026-07-16T06:49:21+00:00">
        <w:r>
          <w:t>10 m 目标：以实测吞吐、并行效率和全口径 TCO 为依据确定 910C 集群规模；5 m 只有在全国高分数据的授权、覆盖、时相与配准均满足时才进入预算评审。</w:t>
        </w:r>
      </w:ins>
    </w:p>
    <w:p w14:paraId="029C2E6E" w14:textId="77777777" w:rsidR="007606CF" w:rsidRDefault="00000000">
      <w:pPr>
        <w:pStyle w:val="Compact"/>
        <w:numPr>
          <w:ilvl w:val="0"/>
          <w:numId w:val="12"/>
        </w:numPr>
      </w:pPr>
      <w:commentRangeStart w:id="7"/>
      <w:del w:id="17" w:author="Codex 审阅" w:date="2026-07-16T06:49:21+00:00">
        <w:r>
          <w:delText>2m目标：成本跃升至1.8-4.2亿，卡数需求1,600-2,800张。受8/1启动、61天训练窗口限制，卡数需求比6/22启动方案增加约60%。</w:delText>
        </w:r>
      </w:del>
      <w:ins w:id="18" w:author="Codex 审阅" w:date="2026-07-16T06:49:21+00:00">
        <w:r>
          <w:t>2 m 目标不应与全国 10 m 主预训练并列承诺：其主要瓶颈是高分数据授权与覆盖、存储和 I/O，而非单纯卡数；建议改为完成 10 m 主底座后的重点城市/行业区域增强路线。</w:t>
        </w:r>
      </w:ins>
      <w:commentRangeEnd w:id="7"/>
      <w:r>
        <w:commentReference w:id="7"/>
      </w:r>
    </w:p>
    <w:p w14:paraId="3CADDE78" w14:textId="77777777" w:rsidR="007606CF" w:rsidRDefault="00000000">
      <w:pPr>
        <w:pStyle w:val="Compact"/>
        <w:numPr>
          <w:ilvl w:val="0"/>
          <w:numId w:val="12"/>
        </w:numPr>
      </w:pPr>
      <w:commentRangeStart w:id="9"/>
      <w:r>
        <w:rPr>
          <w:b/>
          <w:bCs/>
        </w:rPr>
        <w:t>现有</w:t>
      </w:r>
      <w:r>
        <w:rPr>
          <w:b/>
          <w:bCs/>
        </w:rPr>
        <w:t>16</w:t>
      </w:r>
      <w:r>
        <w:rPr>
          <w:b/>
          <w:bCs/>
        </w:rPr>
        <w:t>卡</w:t>
      </w:r>
      <w:r>
        <w:rPr>
          <w:b/>
          <w:bCs/>
        </w:rPr>
        <w:t>910B</w:t>
      </w:r>
      <w:r>
        <w:t>：可纳入方案三集群中作为补充算力，降低采购量。</w:t>
      </w:r>
      <w:commentRangeEnd w:id="9"/>
      <w:r>
        <w:commentReference w:id="9"/>
      </w:r>
    </w:p>
    <w:p w14:paraId="753C7763" w14:textId="77777777" w:rsidR="007606CF" w:rsidRDefault="006F6AB8">
      <w:r>
        <w:rPr>
          <w:noProof/>
        </w:rPr>
        <w:pict w14:anchorId="1FBA1226">
          <v:rect id="_x0000_i1026" alt="" style="width:415.3pt;height:.05pt;mso-width-percent:0;mso-height-percent:0;mso-width-percent:0;mso-height-percent:0" o:hralign="center" o:hrstd="t" o:hr="t"/>
        </w:pict>
      </w:r>
    </w:p>
    <w:p w14:paraId="2BBD00FC" w14:textId="77777777" w:rsidR="007606CF" w:rsidRDefault="00000000">
      <w:pPr>
        <w:pStyle w:val="2"/>
      </w:pPr>
      <w:bookmarkStart w:id="8" w:name="三方案速览"/>
      <w:bookmarkEnd w:id="4"/>
      <w:bookmarkEnd w:id="7"/>
      <w:r>
        <w:t>三方案速览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69"/>
        <w:gridCol w:w="2180"/>
        <w:gridCol w:w="669"/>
        <w:gridCol w:w="907"/>
        <w:gridCol w:w="1751"/>
        <w:gridCol w:w="1081"/>
        <w:gridCol w:w="1383"/>
      </w:tblGrid>
      <w:tr w:rsidR="007606CF" w14:paraId="600FA10F" w14:textId="77777777" w:rsidTr="0076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DB8C4E" w14:textId="77777777" w:rsidR="007606CF" w:rsidRDefault="00000000">
            <w:pPr>
              <w:pStyle w:val="Compact"/>
            </w:pPr>
            <w:r>
              <w:t>方案</w:t>
            </w:r>
          </w:p>
        </w:tc>
        <w:tc>
          <w:tcPr>
            <w:tcW w:w="0" w:type="auto"/>
          </w:tcPr>
          <w:p w14:paraId="5DA24E1F" w14:textId="77777777" w:rsidR="007606CF" w:rsidRDefault="00000000">
            <w:pPr>
              <w:pStyle w:val="Compact"/>
            </w:pPr>
            <w:r>
              <w:t>资源</w:t>
            </w:r>
          </w:p>
        </w:tc>
        <w:tc>
          <w:tcPr>
            <w:tcW w:w="0" w:type="auto"/>
          </w:tcPr>
          <w:p w14:paraId="369BE789" w14:textId="77777777" w:rsidR="007606CF" w:rsidRDefault="00000000">
            <w:pPr>
              <w:pStyle w:val="Compact"/>
            </w:pPr>
            <w:r>
              <w:t>范围</w:t>
            </w:r>
          </w:p>
        </w:tc>
        <w:tc>
          <w:tcPr>
            <w:tcW w:w="0" w:type="auto"/>
          </w:tcPr>
          <w:p w14:paraId="160E384E" w14:textId="77777777" w:rsidR="007606CF" w:rsidRDefault="00000000">
            <w:pPr>
              <w:pStyle w:val="Compact"/>
            </w:pPr>
            <w:r>
              <w:t>分辨率</w:t>
            </w:r>
          </w:p>
        </w:tc>
        <w:tc>
          <w:tcPr>
            <w:tcW w:w="0" w:type="auto"/>
          </w:tcPr>
          <w:p w14:paraId="3A92D164" w14:textId="77777777" w:rsidR="007606CF" w:rsidRDefault="00000000">
            <w:pPr>
              <w:pStyle w:val="Compact"/>
            </w:pPr>
            <w:r>
              <w:t>时间</w:t>
            </w:r>
            <w:r>
              <w:t>/</w:t>
            </w:r>
            <w:r>
              <w:t>卡数</w:t>
            </w:r>
          </w:p>
        </w:tc>
        <w:tc>
          <w:tcPr>
            <w:tcW w:w="0" w:type="auto"/>
          </w:tcPr>
          <w:p w14:paraId="2D77C6FD" w14:textId="77777777" w:rsidR="007606CF" w:rsidRDefault="00000000">
            <w:pPr>
              <w:pStyle w:val="Compact"/>
            </w:pPr>
            <w:r>
              <w:t>成本</w:t>
            </w:r>
          </w:p>
        </w:tc>
        <w:tc>
          <w:tcPr>
            <w:tcW w:w="0" w:type="auto"/>
          </w:tcPr>
          <w:p w14:paraId="6719B3B2" w14:textId="77777777" w:rsidR="007606CF" w:rsidRDefault="00000000">
            <w:pPr>
              <w:pStyle w:val="Compact"/>
            </w:pPr>
            <w:r>
              <w:t>DDL</w:t>
            </w:r>
            <w:r>
              <w:t>可行性</w:t>
            </w:r>
          </w:p>
        </w:tc>
      </w:tr>
      <w:tr w:rsidR="007606CF" w14:paraId="1EC6E3DD" w14:textId="77777777">
        <w:tc>
          <w:tcPr>
            <w:tcW w:w="0" w:type="auto"/>
          </w:tcPr>
          <w:p w14:paraId="52A29DC8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一</w:t>
            </w:r>
          </w:p>
        </w:tc>
        <w:tc>
          <w:tcPr>
            <w:tcW w:w="0" w:type="auto"/>
          </w:tcPr>
          <w:p w14:paraId="438BD99F" w14:textId="77777777" w:rsidR="007606CF" w:rsidRDefault="00000000">
            <w:pPr>
              <w:pStyle w:val="Compact"/>
            </w:pPr>
            <w:r>
              <w:t>16</w:t>
            </w:r>
            <w:r>
              <w:t>卡</w:t>
            </w:r>
            <w:r>
              <w:t>910B</w:t>
            </w:r>
            <w:r>
              <w:t>（现有）</w:t>
            </w:r>
          </w:p>
        </w:tc>
        <w:tc>
          <w:tcPr>
            <w:tcW w:w="0" w:type="auto"/>
          </w:tcPr>
          <w:p w14:paraId="67288C0A" w14:textId="77777777" w:rsidR="007606CF" w:rsidRDefault="00000000">
            <w:pPr>
              <w:pStyle w:val="Compact"/>
            </w:pPr>
            <w:r>
              <w:t>东北</w:t>
            </w:r>
          </w:p>
        </w:tc>
        <w:tc>
          <w:tcPr>
            <w:tcW w:w="0" w:type="auto"/>
          </w:tcPr>
          <w:p w14:paraId="19914F53" w14:textId="77777777" w:rsidR="007606CF" w:rsidRDefault="00000000">
            <w:pPr>
              <w:pStyle w:val="Compact"/>
            </w:pPr>
            <w:r>
              <w:t>10m</w:t>
            </w:r>
          </w:p>
        </w:tc>
        <w:tc>
          <w:tcPr>
            <w:tcW w:w="0" w:type="auto"/>
          </w:tcPr>
          <w:p w14:paraId="769CE802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22</w:t>
            </w:r>
            <w:r>
              <w:rPr>
                <w:b/>
                <w:bCs/>
              </w:rPr>
              <w:t>天</w:t>
            </w:r>
          </w:p>
        </w:tc>
        <w:tc>
          <w:tcPr>
            <w:tcW w:w="0" w:type="auto"/>
          </w:tcPr>
          <w:p w14:paraId="7C7D9227" w14:textId="77777777" w:rsidR="007606CF" w:rsidRDefault="00000000">
            <w:pPr>
              <w:pStyle w:val="Compact"/>
            </w:pPr>
            <w:r>
              <w:t>¥0</w:t>
            </w:r>
          </w:p>
        </w:tc>
        <w:tc>
          <w:tcPr>
            <w:tcW w:w="0" w:type="auto"/>
          </w:tcPr>
          <w:p w14:paraId="785CE4EA" w14:textId="77777777" w:rsidR="007606CF" w:rsidRDefault="00000000">
            <w:pPr>
              <w:pStyle w:val="Compact"/>
            </w:pPr>
            <w:r>
              <w:t>✅</w:t>
            </w:r>
          </w:p>
        </w:tc>
      </w:tr>
      <w:tr w:rsidR="007606CF" w14:paraId="68D3FFF2" w14:textId="77777777">
        <w:tc>
          <w:tcPr>
            <w:tcW w:w="0" w:type="auto"/>
          </w:tcPr>
          <w:p w14:paraId="4F205CB1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一</w:t>
            </w:r>
          </w:p>
        </w:tc>
        <w:tc>
          <w:tcPr>
            <w:tcW w:w="0" w:type="auto"/>
          </w:tcPr>
          <w:p w14:paraId="2790D01D" w14:textId="77777777" w:rsidR="007606CF" w:rsidRDefault="00000000">
            <w:pPr>
              <w:pStyle w:val="Compact"/>
            </w:pPr>
            <w:r>
              <w:t>16</w:t>
            </w:r>
            <w:r>
              <w:t>卡</w:t>
            </w:r>
            <w:r>
              <w:t>910B</w:t>
            </w:r>
            <w:r>
              <w:t>（现有）</w:t>
            </w:r>
          </w:p>
        </w:tc>
        <w:tc>
          <w:tcPr>
            <w:tcW w:w="0" w:type="auto"/>
          </w:tcPr>
          <w:p w14:paraId="798CABE4" w14:textId="77777777" w:rsidR="007606CF" w:rsidRDefault="00000000">
            <w:pPr>
              <w:pStyle w:val="Compact"/>
            </w:pPr>
            <w:r>
              <w:t>东北</w:t>
            </w:r>
          </w:p>
        </w:tc>
        <w:tc>
          <w:tcPr>
            <w:tcW w:w="0" w:type="auto"/>
          </w:tcPr>
          <w:p w14:paraId="24AB5559" w14:textId="77777777" w:rsidR="007606CF" w:rsidRDefault="00000000">
            <w:pPr>
              <w:pStyle w:val="Compact"/>
            </w:pPr>
            <w:r>
              <w:t>5m</w:t>
            </w:r>
          </w:p>
        </w:tc>
        <w:tc>
          <w:tcPr>
            <w:tcW w:w="0" w:type="auto"/>
          </w:tcPr>
          <w:p w14:paraId="5BF5F30C" w14:textId="77777777" w:rsidR="007606CF" w:rsidRDefault="00000000">
            <w:pPr>
              <w:pStyle w:val="Compact"/>
            </w:pPr>
            <w:r>
              <w:t>161</w:t>
            </w:r>
            <w:r>
              <w:t>天</w:t>
            </w:r>
          </w:p>
        </w:tc>
        <w:tc>
          <w:tcPr>
            <w:tcW w:w="0" w:type="auto"/>
          </w:tcPr>
          <w:p w14:paraId="057A0AA6" w14:textId="77777777" w:rsidR="007606CF" w:rsidRDefault="00000000">
            <w:pPr>
              <w:pStyle w:val="Compact"/>
            </w:pPr>
            <w:r>
              <w:t>¥0</w:t>
            </w:r>
          </w:p>
        </w:tc>
        <w:tc>
          <w:tcPr>
            <w:tcW w:w="0" w:type="auto"/>
          </w:tcPr>
          <w:p w14:paraId="35F73C60" w14:textId="77777777" w:rsidR="007606CF" w:rsidRDefault="00000000">
            <w:pPr>
              <w:pStyle w:val="Compact"/>
            </w:pPr>
            <w:r>
              <w:t>❌</w:t>
            </w:r>
          </w:p>
        </w:tc>
      </w:tr>
      <w:tr w:rsidR="007606CF" w14:paraId="50E8A12B" w14:textId="77777777">
        <w:tc>
          <w:tcPr>
            <w:tcW w:w="0" w:type="auto"/>
          </w:tcPr>
          <w:p w14:paraId="280ED549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二</w:t>
            </w:r>
          </w:p>
        </w:tc>
        <w:tc>
          <w:tcPr>
            <w:tcW w:w="0" w:type="auto"/>
          </w:tcPr>
          <w:p w14:paraId="5C191A59" w14:textId="77777777" w:rsidR="007606CF" w:rsidRDefault="00000000">
            <w:pPr>
              <w:pStyle w:val="Compact"/>
            </w:pPr>
            <w:r>
              <w:t>16</w:t>
            </w:r>
            <w:r>
              <w:t>卡</w:t>
            </w:r>
            <w:r>
              <w:t>910B</w:t>
            </w:r>
            <w:r>
              <w:t>（现有）</w:t>
            </w:r>
          </w:p>
        </w:tc>
        <w:tc>
          <w:tcPr>
            <w:tcW w:w="0" w:type="auto"/>
          </w:tcPr>
          <w:p w14:paraId="4A14B773" w14:textId="77777777" w:rsidR="007606CF" w:rsidRDefault="00000000">
            <w:pPr>
              <w:pStyle w:val="Compact"/>
            </w:pPr>
            <w:r>
              <w:t>全国</w:t>
            </w:r>
          </w:p>
        </w:tc>
        <w:tc>
          <w:tcPr>
            <w:tcW w:w="0" w:type="auto"/>
          </w:tcPr>
          <w:p w14:paraId="17CE9EEE" w14:textId="77777777" w:rsidR="007606CF" w:rsidRDefault="00000000">
            <w:pPr>
              <w:pStyle w:val="Compact"/>
            </w:pPr>
            <w:r>
              <w:t>10m</w:t>
            </w:r>
          </w:p>
        </w:tc>
        <w:tc>
          <w:tcPr>
            <w:tcW w:w="0" w:type="auto"/>
          </w:tcPr>
          <w:p w14:paraId="6CB3D65E" w14:textId="77777777" w:rsidR="007606CF" w:rsidRDefault="00000000">
            <w:pPr>
              <w:pStyle w:val="Compact"/>
            </w:pPr>
            <w:r>
              <w:t>265</w:t>
            </w:r>
            <w:r>
              <w:t>天</w:t>
            </w:r>
          </w:p>
        </w:tc>
        <w:tc>
          <w:tcPr>
            <w:tcW w:w="0" w:type="auto"/>
          </w:tcPr>
          <w:p w14:paraId="4A33C00B" w14:textId="77777777" w:rsidR="007606CF" w:rsidRDefault="00000000">
            <w:pPr>
              <w:pStyle w:val="Compact"/>
            </w:pPr>
            <w:r>
              <w:t>¥0</w:t>
            </w:r>
          </w:p>
        </w:tc>
        <w:tc>
          <w:tcPr>
            <w:tcW w:w="0" w:type="auto"/>
          </w:tcPr>
          <w:p w14:paraId="3E5B556A" w14:textId="77777777" w:rsidR="007606CF" w:rsidRDefault="00000000">
            <w:pPr>
              <w:pStyle w:val="Compact"/>
            </w:pPr>
            <w:r>
              <w:t>❌</w:t>
            </w:r>
          </w:p>
        </w:tc>
      </w:tr>
      <w:tr w:rsidR="007606CF" w14:paraId="6A8B9915" w14:textId="77777777">
        <w:tc>
          <w:tcPr>
            <w:tcW w:w="0" w:type="auto"/>
          </w:tcPr>
          <w:p w14:paraId="077BCA69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三</w:t>
            </w:r>
          </w:p>
        </w:tc>
        <w:tc>
          <w:tcPr>
            <w:tcW w:w="0" w:type="auto"/>
          </w:tcPr>
          <w:p w14:paraId="3310E52D" w14:textId="77777777" w:rsidR="007606CF" w:rsidRDefault="00000000">
            <w:pPr>
              <w:pStyle w:val="Compact"/>
            </w:pPr>
            <w:r>
              <w:t>采购</w:t>
            </w:r>
            <w:r>
              <w:t>910C</w:t>
            </w:r>
          </w:p>
        </w:tc>
        <w:tc>
          <w:tcPr>
            <w:tcW w:w="0" w:type="auto"/>
          </w:tcPr>
          <w:p w14:paraId="2A34D0AE" w14:textId="77777777" w:rsidR="007606CF" w:rsidRDefault="00000000">
            <w:pPr>
              <w:pStyle w:val="Compact"/>
            </w:pPr>
            <w:r>
              <w:t>全国</w:t>
            </w:r>
          </w:p>
        </w:tc>
        <w:tc>
          <w:tcPr>
            <w:tcW w:w="0" w:type="auto"/>
          </w:tcPr>
          <w:p w14:paraId="47367B2D" w14:textId="77777777" w:rsidR="007606CF" w:rsidRDefault="00000000">
            <w:pPr>
              <w:pStyle w:val="Compact"/>
            </w:pPr>
            <w:r>
              <w:t>10m</w:t>
            </w:r>
          </w:p>
        </w:tc>
        <w:tc>
          <w:tcPr>
            <w:tcW w:w="0" w:type="auto"/>
          </w:tcPr>
          <w:p w14:paraId="102050A2" w14:textId="77777777" w:rsidR="007606CF" w:rsidRDefault="00000000">
            <w:pPr>
              <w:pStyle w:val="Compact"/>
            </w:pPr>
            <w:r>
              <w:t>64</w:t>
            </w:r>
            <w:r>
              <w:t>卡</w:t>
            </w:r>
            <w:r>
              <w:t xml:space="preserve"> / 61</w:t>
            </w:r>
            <w:r>
              <w:t>天</w:t>
            </w:r>
          </w:p>
        </w:tc>
        <w:tc>
          <w:tcPr>
            <w:tcW w:w="0" w:type="auto"/>
          </w:tcPr>
          <w:p w14:paraId="42C1FDD0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¥0.04</w:t>
            </w:r>
            <w:r>
              <w:rPr>
                <w:b/>
                <w:bCs/>
              </w:rPr>
              <w:t>亿</w:t>
            </w:r>
          </w:p>
        </w:tc>
        <w:tc>
          <w:tcPr>
            <w:tcW w:w="0" w:type="auto"/>
          </w:tcPr>
          <w:p w14:paraId="2732FFC9" w14:textId="77777777" w:rsidR="007606CF" w:rsidRDefault="00000000">
            <w:pPr>
              <w:pStyle w:val="Compact"/>
            </w:pPr>
            <w:r>
              <w:t>✅</w:t>
            </w:r>
          </w:p>
        </w:tc>
      </w:tr>
      <w:tr w:rsidR="007606CF" w14:paraId="09683345" w14:textId="77777777">
        <w:tc>
          <w:tcPr>
            <w:tcW w:w="0" w:type="auto"/>
          </w:tcPr>
          <w:p w14:paraId="087CBD62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三</w:t>
            </w:r>
          </w:p>
        </w:tc>
        <w:tc>
          <w:tcPr>
            <w:tcW w:w="0" w:type="auto"/>
          </w:tcPr>
          <w:p w14:paraId="347A0AA8" w14:textId="77777777" w:rsidR="007606CF" w:rsidRDefault="00000000">
            <w:pPr>
              <w:pStyle w:val="Compact"/>
            </w:pPr>
            <w:r>
              <w:t>采购</w:t>
            </w:r>
            <w:r>
              <w:t>910C</w:t>
            </w:r>
          </w:p>
        </w:tc>
        <w:tc>
          <w:tcPr>
            <w:tcW w:w="0" w:type="auto"/>
          </w:tcPr>
          <w:p w14:paraId="48F78F65" w14:textId="77777777" w:rsidR="007606CF" w:rsidRDefault="00000000">
            <w:pPr>
              <w:pStyle w:val="Compact"/>
            </w:pPr>
            <w:r>
              <w:t>全国</w:t>
            </w:r>
          </w:p>
        </w:tc>
        <w:tc>
          <w:tcPr>
            <w:tcW w:w="0" w:type="auto"/>
          </w:tcPr>
          <w:p w14:paraId="5C44F0A7" w14:textId="77777777" w:rsidR="007606CF" w:rsidRDefault="00000000">
            <w:pPr>
              <w:pStyle w:val="Compact"/>
            </w:pPr>
            <w:r>
              <w:t>5m</w:t>
            </w:r>
          </w:p>
        </w:tc>
        <w:tc>
          <w:tcPr>
            <w:tcW w:w="0" w:type="auto"/>
          </w:tcPr>
          <w:p w14:paraId="5BD12423" w14:textId="77777777" w:rsidR="007606CF" w:rsidRDefault="00000000">
            <w:pPr>
              <w:pStyle w:val="Compact"/>
            </w:pPr>
            <w:r>
              <w:t>256</w:t>
            </w:r>
            <w:r>
              <w:t>卡</w:t>
            </w:r>
            <w:r>
              <w:t xml:space="preserve"> / 61</w:t>
            </w:r>
            <w:r>
              <w:t>天</w:t>
            </w:r>
          </w:p>
        </w:tc>
        <w:tc>
          <w:tcPr>
            <w:tcW w:w="0" w:type="auto"/>
          </w:tcPr>
          <w:p w14:paraId="01643B05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¥0.18</w:t>
            </w:r>
            <w:r>
              <w:rPr>
                <w:b/>
                <w:bCs/>
              </w:rPr>
              <w:t>亿</w:t>
            </w:r>
          </w:p>
        </w:tc>
        <w:tc>
          <w:tcPr>
            <w:tcW w:w="0" w:type="auto"/>
          </w:tcPr>
          <w:p w14:paraId="7D38DC4B" w14:textId="77777777" w:rsidR="007606CF" w:rsidRDefault="00000000">
            <w:pPr>
              <w:pStyle w:val="Compact"/>
            </w:pPr>
            <w:r>
              <w:t>✅</w:t>
            </w:r>
          </w:p>
        </w:tc>
      </w:tr>
      <w:tr w:rsidR="007606CF" w14:paraId="30787B80" w14:textId="77777777">
        <w:tc>
          <w:tcPr>
            <w:tcW w:w="0" w:type="auto"/>
          </w:tcPr>
          <w:p w14:paraId="7D838D0B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三</w:t>
            </w:r>
          </w:p>
        </w:tc>
        <w:tc>
          <w:tcPr>
            <w:tcW w:w="0" w:type="auto"/>
          </w:tcPr>
          <w:p w14:paraId="3AC6DAEE" w14:textId="77777777" w:rsidR="007606CF" w:rsidRDefault="00000000">
            <w:pPr>
              <w:pStyle w:val="Compact"/>
            </w:pPr>
            <w:r>
              <w:t>采购</w:t>
            </w:r>
            <w:r>
              <w:t>H800</w:t>
            </w:r>
          </w:p>
        </w:tc>
        <w:tc>
          <w:tcPr>
            <w:tcW w:w="0" w:type="auto"/>
          </w:tcPr>
          <w:p w14:paraId="79C9A091" w14:textId="77777777" w:rsidR="007606CF" w:rsidRDefault="00000000">
            <w:pPr>
              <w:pStyle w:val="Compact"/>
            </w:pPr>
            <w:r>
              <w:t>全国</w:t>
            </w:r>
          </w:p>
        </w:tc>
        <w:tc>
          <w:tcPr>
            <w:tcW w:w="0" w:type="auto"/>
          </w:tcPr>
          <w:p w14:paraId="4721DF26" w14:textId="77777777" w:rsidR="007606CF" w:rsidRDefault="00000000">
            <w:pPr>
              <w:pStyle w:val="Compact"/>
            </w:pPr>
            <w:r>
              <w:t>2m</w:t>
            </w:r>
          </w:p>
        </w:tc>
        <w:tc>
          <w:tcPr>
            <w:tcW w:w="0" w:type="auto"/>
          </w:tcPr>
          <w:p w14:paraId="797A9409" w14:textId="77777777" w:rsidR="007606CF" w:rsidRDefault="00000000">
            <w:pPr>
              <w:pStyle w:val="Compact"/>
            </w:pPr>
            <w:r>
              <w:t>1,792</w:t>
            </w:r>
            <w:r>
              <w:t>卡</w:t>
            </w:r>
            <w:r>
              <w:t xml:space="preserve"> / 61</w:t>
            </w:r>
            <w:r>
              <w:t>天</w:t>
            </w:r>
          </w:p>
        </w:tc>
        <w:tc>
          <w:tcPr>
            <w:tcW w:w="0" w:type="auto"/>
          </w:tcPr>
          <w:p w14:paraId="6E8E184D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¥3.58</w:t>
            </w:r>
            <w:r>
              <w:rPr>
                <w:b/>
                <w:bCs/>
              </w:rPr>
              <w:t>亿</w:t>
            </w:r>
          </w:p>
        </w:tc>
        <w:tc>
          <w:tcPr>
            <w:tcW w:w="0" w:type="auto"/>
          </w:tcPr>
          <w:p w14:paraId="5C47258D" w14:textId="77777777" w:rsidR="007606CF" w:rsidRDefault="00000000">
            <w:pPr>
              <w:pStyle w:val="Compact"/>
            </w:pPr>
            <w:r>
              <w:t>✅</w:t>
            </w:r>
          </w:p>
        </w:tc>
      </w:tr>
    </w:tbl>
    <w:p w14:paraId="192698D9" w14:textId="77777777" w:rsidR="007606CF" w:rsidRDefault="006F6AB8">
      <w:r>
        <w:rPr>
          <w:noProof/>
        </w:rPr>
        <w:pict w14:anchorId="61CE7DBE">
          <v:rect id="_x0000_i1025" alt="" style="width:415.3pt;height:.05pt;mso-width-percent:0;mso-height-percent:0;mso-width-percent:0;mso-height-percent:0" o:hralign="center" o:hrstd="t" o:hr="t"/>
        </w:pict>
      </w:r>
    </w:p>
    <w:p w14:paraId="78C26AE9" w14:textId="77777777" w:rsidR="007606CF" w:rsidRDefault="00000000">
      <w:pPr>
        <w:pStyle w:val="2"/>
      </w:pPr>
      <w:bookmarkStart w:id="9" w:name="关键变化81启动-vs-622启动"/>
      <w:bookmarkEnd w:id="8"/>
      <w:r>
        <w:t>关键变化（</w:t>
      </w:r>
      <w:r>
        <w:t>8/1</w:t>
      </w:r>
      <w:r>
        <w:t>启动</w:t>
      </w:r>
      <w:r>
        <w:t xml:space="preserve"> vs 6/22</w:t>
      </w:r>
      <w:r>
        <w:t>启动）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6"/>
        <w:gridCol w:w="1217"/>
        <w:gridCol w:w="1796"/>
        <w:gridCol w:w="2696"/>
      </w:tblGrid>
      <w:tr w:rsidR="007606CF" w14:paraId="7BC720F3" w14:textId="77777777" w:rsidTr="0076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8C61AE" w14:textId="77777777" w:rsidR="007606CF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058C45C7" w14:textId="77777777" w:rsidR="007606CF" w:rsidRDefault="00000000">
            <w:pPr>
              <w:pStyle w:val="Compact"/>
            </w:pPr>
            <w:r>
              <w:t>6/22</w:t>
            </w:r>
            <w:r>
              <w:t>启动</w:t>
            </w:r>
          </w:p>
        </w:tc>
        <w:tc>
          <w:tcPr>
            <w:tcW w:w="0" w:type="auto"/>
          </w:tcPr>
          <w:p w14:paraId="715D968B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8/1</w:t>
            </w:r>
            <w:r>
              <w:rPr>
                <w:b/>
                <w:bCs/>
              </w:rPr>
              <w:t>启动</w:t>
            </w:r>
          </w:p>
        </w:tc>
        <w:tc>
          <w:tcPr>
            <w:tcW w:w="0" w:type="auto"/>
          </w:tcPr>
          <w:p w14:paraId="2E6535A1" w14:textId="77777777" w:rsidR="007606CF" w:rsidRDefault="00000000">
            <w:pPr>
              <w:pStyle w:val="Compact"/>
            </w:pPr>
            <w:r>
              <w:t>影响</w:t>
            </w:r>
          </w:p>
        </w:tc>
      </w:tr>
      <w:tr w:rsidR="007606CF" w14:paraId="5EDB92B4" w14:textId="77777777">
        <w:tc>
          <w:tcPr>
            <w:tcW w:w="0" w:type="auto"/>
          </w:tcPr>
          <w:p w14:paraId="214804B6" w14:textId="77777777" w:rsidR="007606CF" w:rsidRDefault="00000000">
            <w:pPr>
              <w:pStyle w:val="Compact"/>
            </w:pPr>
            <w:r>
              <w:t>总天数</w:t>
            </w:r>
          </w:p>
        </w:tc>
        <w:tc>
          <w:tcPr>
            <w:tcW w:w="0" w:type="auto"/>
          </w:tcPr>
          <w:p w14:paraId="62E98C50" w14:textId="77777777" w:rsidR="007606CF" w:rsidRDefault="00000000">
            <w:pPr>
              <w:pStyle w:val="Compact"/>
            </w:pPr>
            <w:r>
              <w:t>162</w:t>
            </w:r>
            <w:r>
              <w:t>天</w:t>
            </w:r>
          </w:p>
        </w:tc>
        <w:tc>
          <w:tcPr>
            <w:tcW w:w="0" w:type="auto"/>
          </w:tcPr>
          <w:p w14:paraId="34B8BCDE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122</w:t>
            </w:r>
            <w:r>
              <w:rPr>
                <w:b/>
                <w:bCs/>
              </w:rPr>
              <w:t>天</w:t>
            </w:r>
          </w:p>
        </w:tc>
        <w:tc>
          <w:tcPr>
            <w:tcW w:w="0" w:type="auto"/>
          </w:tcPr>
          <w:p w14:paraId="2E326864" w14:textId="77777777" w:rsidR="007606CF" w:rsidRDefault="00000000">
            <w:pPr>
              <w:pStyle w:val="Compact"/>
            </w:pPr>
            <w:r>
              <w:t>减少</w:t>
            </w:r>
            <w:r>
              <w:t>40</w:t>
            </w:r>
            <w:r>
              <w:t>天</w:t>
            </w:r>
          </w:p>
        </w:tc>
      </w:tr>
      <w:tr w:rsidR="007606CF" w14:paraId="1DF0FA21" w14:textId="77777777">
        <w:tc>
          <w:tcPr>
            <w:tcW w:w="0" w:type="auto"/>
          </w:tcPr>
          <w:p w14:paraId="2897DD15" w14:textId="77777777" w:rsidR="007606CF" w:rsidRDefault="00000000">
            <w:pPr>
              <w:pStyle w:val="Compact"/>
            </w:pPr>
            <w:r>
              <w:t>方案一</w:t>
            </w:r>
            <w:r>
              <w:t>/</w:t>
            </w:r>
            <w:r>
              <w:t>二训练窗口</w:t>
            </w:r>
          </w:p>
        </w:tc>
        <w:tc>
          <w:tcPr>
            <w:tcW w:w="0" w:type="auto"/>
          </w:tcPr>
          <w:p w14:paraId="6509325D" w14:textId="77777777" w:rsidR="007606CF" w:rsidRDefault="00000000">
            <w:pPr>
              <w:pStyle w:val="Compact"/>
            </w:pPr>
            <w:r>
              <w:t>122</w:t>
            </w:r>
            <w:r>
              <w:t>天</w:t>
            </w:r>
          </w:p>
        </w:tc>
        <w:tc>
          <w:tcPr>
            <w:tcW w:w="0" w:type="auto"/>
          </w:tcPr>
          <w:p w14:paraId="2CDDFB6B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107</w:t>
            </w:r>
            <w:r>
              <w:rPr>
                <w:b/>
                <w:bCs/>
              </w:rPr>
              <w:t>天</w:t>
            </w:r>
          </w:p>
        </w:tc>
        <w:tc>
          <w:tcPr>
            <w:tcW w:w="0" w:type="auto"/>
          </w:tcPr>
          <w:p w14:paraId="5B030558" w14:textId="77777777" w:rsidR="007606CF" w:rsidRDefault="00000000">
            <w:pPr>
              <w:pStyle w:val="Compact"/>
            </w:pPr>
            <w:r>
              <w:t>减少</w:t>
            </w:r>
            <w:r>
              <w:t>15</w:t>
            </w:r>
            <w:r>
              <w:t>天</w:t>
            </w:r>
          </w:p>
        </w:tc>
      </w:tr>
      <w:tr w:rsidR="007606CF" w14:paraId="74B1C988" w14:textId="77777777">
        <w:tc>
          <w:tcPr>
            <w:tcW w:w="0" w:type="auto"/>
          </w:tcPr>
          <w:p w14:paraId="40B892D0" w14:textId="77777777" w:rsidR="007606CF" w:rsidRDefault="00000000">
            <w:pPr>
              <w:pStyle w:val="Compact"/>
            </w:pPr>
            <w:r>
              <w:t>方案三训练窗口</w:t>
            </w:r>
          </w:p>
        </w:tc>
        <w:tc>
          <w:tcPr>
            <w:tcW w:w="0" w:type="auto"/>
          </w:tcPr>
          <w:p w14:paraId="03E512B4" w14:textId="77777777" w:rsidR="007606CF" w:rsidRDefault="00000000">
            <w:pPr>
              <w:pStyle w:val="Compact"/>
            </w:pPr>
            <w:r>
              <w:t>76</w:t>
            </w:r>
            <w:r>
              <w:t>天</w:t>
            </w:r>
          </w:p>
        </w:tc>
        <w:tc>
          <w:tcPr>
            <w:tcW w:w="0" w:type="auto"/>
          </w:tcPr>
          <w:p w14:paraId="060B2E67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61</w:t>
            </w:r>
            <w:r>
              <w:rPr>
                <w:b/>
                <w:bCs/>
              </w:rPr>
              <w:t>天</w:t>
            </w:r>
          </w:p>
        </w:tc>
        <w:tc>
          <w:tcPr>
            <w:tcW w:w="0" w:type="auto"/>
          </w:tcPr>
          <w:p w14:paraId="75FFE2EE" w14:textId="77777777" w:rsidR="007606CF" w:rsidRDefault="00000000">
            <w:pPr>
              <w:pStyle w:val="Compact"/>
            </w:pPr>
            <w:r>
              <w:t>减少</w:t>
            </w:r>
            <w:r>
              <w:t>15</w:t>
            </w:r>
            <w:r>
              <w:t>天</w:t>
            </w:r>
          </w:p>
        </w:tc>
      </w:tr>
      <w:tr w:rsidR="007606CF" w14:paraId="2D2B2B83" w14:textId="77777777">
        <w:tc>
          <w:tcPr>
            <w:tcW w:w="0" w:type="auto"/>
          </w:tcPr>
          <w:p w14:paraId="638D5706" w14:textId="77777777" w:rsidR="007606CF" w:rsidRDefault="00000000">
            <w:pPr>
              <w:pStyle w:val="Compact"/>
            </w:pPr>
            <w:commentRangeStart w:id="12"/>
            <w:r>
              <w:t>方案一</w:t>
            </w:r>
            <w:r>
              <w:t>5m</w:t>
            </w:r>
            <w:r>
              <w:t>可行性</w:t>
            </w:r>
            <w:commentRangeEnd w:id="12"/>
            <w:r>
              <w:commentReference w:id="12"/>
            </w:r>
          </w:p>
        </w:tc>
        <w:tc>
          <w:tcPr>
            <w:tcW w:w="0" w:type="auto"/>
          </w:tcPr>
          <w:p w14:paraId="40505B52" w14:textId="77777777" w:rsidR="007606CF" w:rsidRDefault="00000000">
            <w:pPr>
              <w:pStyle w:val="Compact"/>
            </w:pPr>
            <w:r>
              <w:t>161</w:t>
            </w:r>
            <w:r>
              <w:t>天</w:t>
            </w:r>
            <w:r>
              <w:t xml:space="preserve"> ⚠️</w:t>
            </w:r>
          </w:p>
        </w:tc>
        <w:tc>
          <w:tcPr>
            <w:tcW w:w="0" w:type="auto"/>
          </w:tcPr>
          <w:p w14:paraId="65CC1FF8" w14:textId="77777777" w:rsidR="007606CF" w:rsidRDefault="00000000">
            <w:pPr>
              <w:pStyle w:val="Compact"/>
            </w:pPr>
            <w:r>
              <w:t>161</w:t>
            </w:r>
            <w:r>
              <w:t>天</w:t>
            </w:r>
            <w:r>
              <w:t xml:space="preserve"> ❌</w:t>
            </w:r>
          </w:p>
        </w:tc>
        <w:tc>
          <w:tcPr>
            <w:tcW w:w="0" w:type="auto"/>
          </w:tcPr>
          <w:p w14:paraId="62F35C5C" w14:textId="77777777" w:rsidR="007606CF" w:rsidRDefault="00000000">
            <w:pPr>
              <w:pStyle w:val="Compact"/>
            </w:pPr>
            <w:r>
              <w:t>从</w:t>
            </w:r>
            <w:r>
              <w:t>”</w:t>
            </w:r>
            <w:r>
              <w:t>可接受</w:t>
            </w:r>
            <w:r>
              <w:t>”</w:t>
            </w:r>
            <w:r>
              <w:t>变为</w:t>
            </w:r>
            <w:r>
              <w:t>”</w:t>
            </w:r>
            <w:r>
              <w:t>不可行</w:t>
            </w:r>
            <w:r>
              <w:t>”</w:t>
            </w:r>
          </w:p>
        </w:tc>
      </w:tr>
      <w:tr w:rsidR="007606CF" w14:paraId="4E90D1C2" w14:textId="77777777">
        <w:tc>
          <w:tcPr>
            <w:tcW w:w="0" w:type="auto"/>
          </w:tcPr>
          <w:p w14:paraId="6C30FE41" w14:textId="77777777" w:rsidR="007606CF" w:rsidRDefault="00000000">
            <w:pPr>
              <w:pStyle w:val="Compact"/>
            </w:pPr>
            <w:r>
              <w:t>方案二</w:t>
            </w:r>
            <w:r>
              <w:t>10m</w:t>
            </w:r>
            <w:r>
              <w:t>可行性</w:t>
            </w:r>
          </w:p>
        </w:tc>
        <w:tc>
          <w:tcPr>
            <w:tcW w:w="0" w:type="auto"/>
          </w:tcPr>
          <w:p w14:paraId="2E96F043" w14:textId="77777777" w:rsidR="007606CF" w:rsidRDefault="00000000">
            <w:pPr>
              <w:pStyle w:val="Compact"/>
            </w:pPr>
            <w:r>
              <w:t>265</w:t>
            </w:r>
            <w:r>
              <w:t>天</w:t>
            </w:r>
            <w:r>
              <w:t xml:space="preserve"> ❌</w:t>
            </w:r>
          </w:p>
        </w:tc>
        <w:tc>
          <w:tcPr>
            <w:tcW w:w="0" w:type="auto"/>
          </w:tcPr>
          <w:p w14:paraId="6F8BFC59" w14:textId="77777777" w:rsidR="007606CF" w:rsidRDefault="00000000">
            <w:pPr>
              <w:pStyle w:val="Compact"/>
            </w:pPr>
            <w:r>
              <w:t>265</w:t>
            </w:r>
            <w:r>
              <w:t>天</w:t>
            </w:r>
            <w:r>
              <w:t xml:space="preserve"> ❌</w:t>
            </w:r>
          </w:p>
        </w:tc>
        <w:tc>
          <w:tcPr>
            <w:tcW w:w="0" w:type="auto"/>
          </w:tcPr>
          <w:p w14:paraId="685CE382" w14:textId="77777777" w:rsidR="007606CF" w:rsidRDefault="00000000">
            <w:pPr>
              <w:pStyle w:val="Compact"/>
            </w:pPr>
            <w:r>
              <w:t>均不可行，但缺口更大</w:t>
            </w:r>
          </w:p>
        </w:tc>
      </w:tr>
      <w:tr w:rsidR="007606CF" w14:paraId="722F39B4" w14:textId="77777777">
        <w:tc>
          <w:tcPr>
            <w:tcW w:w="0" w:type="auto"/>
          </w:tcPr>
          <w:p w14:paraId="24CBF005" w14:textId="77777777" w:rsidR="007606CF" w:rsidRDefault="00000000">
            <w:pPr>
              <w:pStyle w:val="Compact"/>
            </w:pPr>
            <w:commentRangeStart w:id="13"/>
            <w:r>
              <w:t>方案三</w:t>
            </w:r>
            <w:r>
              <w:t>5m</w:t>
            </w:r>
            <w:r>
              <w:t>需卡数</w:t>
            </w:r>
            <w:commentRangeEnd w:id="13"/>
            <w:r>
              <w:commentReference w:id="13"/>
            </w:r>
          </w:p>
        </w:tc>
        <w:tc>
          <w:tcPr>
            <w:tcW w:w="0" w:type="auto"/>
          </w:tcPr>
          <w:p w14:paraId="3EC3C2EA" w14:textId="77777777" w:rsidR="007606CF" w:rsidRDefault="00000000">
            <w:pPr>
              <w:pStyle w:val="Compact"/>
            </w:pPr>
            <w:r>
              <w:t>128</w:t>
            </w:r>
            <w:r>
              <w:t>卡</w:t>
            </w:r>
          </w:p>
        </w:tc>
        <w:tc>
          <w:tcPr>
            <w:tcW w:w="0" w:type="auto"/>
          </w:tcPr>
          <w:p w14:paraId="77194F57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256</w:t>
            </w:r>
            <w:r>
              <w:rPr>
                <w:b/>
                <w:bCs/>
              </w:rPr>
              <w:t>卡</w:t>
            </w:r>
          </w:p>
        </w:tc>
        <w:tc>
          <w:tcPr>
            <w:tcW w:w="0" w:type="auto"/>
          </w:tcPr>
          <w:p w14:paraId="2105AF9F" w14:textId="77777777" w:rsidR="007606CF" w:rsidRDefault="00000000">
            <w:pPr>
              <w:pStyle w:val="Compact"/>
            </w:pPr>
            <w:r>
              <w:t>翻倍</w:t>
            </w:r>
          </w:p>
        </w:tc>
      </w:tr>
      <w:tr w:rsidR="007606CF" w14:paraId="4477D02F" w14:textId="77777777">
        <w:tc>
          <w:tcPr>
            <w:tcW w:w="0" w:type="auto"/>
          </w:tcPr>
          <w:p w14:paraId="18C5B185" w14:textId="77777777" w:rsidR="007606CF" w:rsidRDefault="00000000">
            <w:pPr>
              <w:pStyle w:val="Compact"/>
            </w:pPr>
            <w:commentRangeStart w:id="14"/>
            <w:r>
              <w:t>方案三</w:t>
            </w:r>
            <w:r>
              <w:t>2m</w:t>
            </w:r>
            <w:r>
              <w:t>需卡数</w:t>
            </w:r>
            <w:commentRangeEnd w:id="14"/>
            <w:r>
              <w:commentReference w:id="14"/>
            </w:r>
          </w:p>
        </w:tc>
        <w:tc>
          <w:tcPr>
            <w:tcW w:w="0" w:type="auto"/>
          </w:tcPr>
          <w:p w14:paraId="7337E9D8" w14:textId="77777777" w:rsidR="007606CF" w:rsidRDefault="00000000">
            <w:pPr>
              <w:pStyle w:val="Compact"/>
            </w:pPr>
            <w:r>
              <w:t>1,280</w:t>
            </w:r>
            <w:r>
              <w:t>卡</w:t>
            </w:r>
          </w:p>
        </w:tc>
        <w:tc>
          <w:tcPr>
            <w:tcW w:w="0" w:type="auto"/>
          </w:tcPr>
          <w:p w14:paraId="4312FBF4" w14:textId="77777777" w:rsidR="007606CF" w:rsidRDefault="00000000">
            <w:pPr>
              <w:pStyle w:val="Compact"/>
            </w:pPr>
            <w:r>
              <w:rPr>
                <w:b/>
                <w:bCs/>
              </w:rPr>
              <w:t>1,664-2,816</w:t>
            </w:r>
            <w:r>
              <w:rPr>
                <w:b/>
                <w:bCs/>
              </w:rPr>
              <w:t>卡</w:t>
            </w:r>
          </w:p>
        </w:tc>
        <w:tc>
          <w:tcPr>
            <w:tcW w:w="0" w:type="auto"/>
          </w:tcPr>
          <w:p w14:paraId="4A589C7A" w14:textId="77777777" w:rsidR="007606CF" w:rsidRDefault="00000000">
            <w:pPr>
              <w:pStyle w:val="Compact"/>
            </w:pPr>
            <w:r>
              <w:t>增加</w:t>
            </w:r>
            <w:r>
              <w:t>30-55%</w:t>
            </w:r>
          </w:p>
        </w:tc>
      </w:tr>
      <w:bookmarkEnd w:id="0"/>
      <w:bookmarkEnd w:id="9"/>
    </w:tbl>
    <w:p w14:paraId="437A6913" w14:textId="77777777" w:rsidR="006F6AB8" w:rsidRDefault="006F6AB8"/>
    <w:sectPr w:rsidR="006F6AB8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>
  <w:comment w:id="0" w:author="Codex 审阅" w:date="2026-07-16T06:49:21+00:00">
    <w:p>
      <w:r>
        <w:t>资源口径需要拆开写：当前节点可见 8 张 910B4，项目已稳定验证 6 卡并行；P10C 海淀生产基线（320 patch、6 个月、800 epoch、每卡 batch=3、梯度累积=2）从 2026-07-04 16:53:29 至 2026-07-05 10:43:01 保存 epoch_800，实测 17 小时49分32秒。该时间包含验证/保存，不含导出和下游评测，且从 P9B 权重继续训练，不能写作从零预训练。“16 卡”若为两节点集群，须再写明节点数、HCCL 拓扑、网络带宽、可独占时段和故障替补策略。</w:t>
      </w:r>
    </w:p>
  </w:comment>
  <w:comment w:id="1" w:author="Codex 审阅" w:date="2026-07-16T06:49:21+00:00">
    <w:p>
      <w:r>
        <w:t>关键技术修改：Sentinel-2/Sentinel-1/Landsat 的原生空间信息不是 5 m 或 2 m。把全国主预训练直接改成 5 m/2 m 会把上采样当成新增信息。建议明确：10 m 是主 embedding 网格；高分光学/SAR 是稀疏辅助模态；5 m/2 m 仅依赖另行取得且可合法训练的高分数据。</w:t>
      </w:r>
    </w:p>
  </w:comment>
  <w:comment w:id="2" w:author="Codex 审阅" w:date="2026-07-16T06:49:21+00:00">
    <w:p>
      <w:r>
        <w:t>“30%”不能只是面积比例。需在附录列出分层：省份/生态区/土地覆盖/城乡梯度/云量带，并固定每月最小有效像素比例。否则训练集可能集中在易获取、低云区域，无法代表中国尺度泛化。</w:t>
      </w:r>
    </w:p>
  </w:comment>
  <w:comment w:id="3" w:author="Codex 审阅" w:date="2026-07-16T06:49:21+00:00">
    <w:p>
      <w:r>
        <w:t>请删去把“小数据 800 epoch”直接放大到全国的做法。P10C 海淀实测为 320×800=25.6 万 patch-visits，6 卡 17小时49分32秒，即 2,393.6 patch-visits/卡·小时；全国30%约175.8万 patch，若仍跑800 epoch，16卡完全线性也约需1,530天。样本规模改变后，epoch不是可比单位；应统一为优化步数、全局 batch、有效像素数、混合精度、数据读取命中率和实际 samples/s。先跑 1,000 step 基准，再得出卡数和 ETA。</w:t>
      </w:r>
    </w:p>
  </w:comment>
  <w:comment w:id="4" w:author="Codex 审阅" w:date="2026-07-16T06:49:21+00:00">
    <w:p>
      <w:r>
        <w:t>采购表要把“加速卡数量”改为“完整集群”：计算卡、节点 CPU/RAM、本地 NVMe 缓存、RoCE/IB 网络、对象存储、备份、运维和电力。全国数据训练常先被 I/O 限速，单卡 TFLOPS 不能直接推导完成天数。</w:t>
      </w:r>
    </w:p>
  </w:comment>
  <w:comment w:id="5" w:author="Codex 审阅" w:date="2026-07-16T06:49:21+00:00">
    <w:p>
      <w:r>
        <w:t>建议删除或弱化这一列的纯 TFLOPS 比较。不同卡的 BF16/FP16、算子、显存、通信、软件栈和数据管线不同；请改为同一训练脚本、同一全局 batch 下的实测 step/s、tokens/pixels/s 与 16/32/64 卡扩展效率。</w:t>
      </w:r>
    </w:p>
  </w:comment>
  <w:comment w:id="6" w:author="Codex 审阅" w:date="2026-07-16T06:49:21+00:00">
    <w:p>
      <w:r>
        <w:t>价格不能作为固定事实。补充“报价日期、含税/维保年限、服务器与网络是否包含、采购或租赁、交期、替代料”。尤其 H800/A800 的可得性与合规性需要供应商书面确认。</w:t>
      </w:r>
    </w:p>
  </w:comment>
  <w:comment w:id="7" w:author="Codex 审阅" w:date="2026-07-16T06:49:21+00:00">
    <w:p>
      <w:r>
        <w:t>按当前项目 64 维、128×128、FP16 月度 embedding 的输出格式线性估算，30% 全国、6 个月的 10 m embedding 约 22 TB；5 m 约 88 TB；2 m 约 553 TB，尚未包括输入、临时缓存、版本和副本。因此 2 m 必须单列数据、存储和交付方案。</w:t>
      </w:r>
    </w:p>
  </w:comment>
  <w:comment w:id="8" w:author="Codex 审阅" w:date="2026-07-16T06:49:21+00:00">
    <w:p>
      <w:r>
        <w:t>原表存在算术不一致：265 天在 16 卡上的工作量若压缩到 107 天，线性比例为 265/107×16≈40 张，总追加约 24 张，不是 45 张总量。更重要的是，多节点通信损失会使线性估算偏乐观。</w:t>
      </w:r>
    </w:p>
  </w:comment>
  <w:comment w:id="9" w:author="Codex 审阅" w:date="2026-07-16T06:49:21+00:00">
    <w:p>
      <w:r>
        <w:t>请勿默认 910B 与 H 系列/A 系列可以混入同一个分布式训练作业并线性抵扣采购卡数。若不能完成混合 HCCL/NCCL 和算子兼容性压测，现有 910B 应单独承担数据预处理、评测、消融或独立训练。</w:t>
      </w:r>
    </w:p>
  </w:comment>
  <w:comment w:id="10" w:author="Codex 审阅" w:date="2026-07-16T06:49:21+00:00">
    <w:p>
      <w:r>
        <w:t>建议新增“阶段门与验收指标”一页：G0 数据许可/覆盖/云质量通过；G1 10 万 patch 数据管线通过；G2 16→24→32 卡扩展效率验收；G3 跨区域轻量 probe 和少样本任务优于 raw/传统基线；G4 发布前独立标签与时相留出评测。以当前P10C实测速率估算，40万 updates 在16卡、70%效率下含20%缓冲约71.6天，61天窗口不足；24张同构卡、68%效率下约49.1天，建议作为该目标的最小规模。全国数据约71TB筛选训练包、22TB embedding，应配0.5PB可用/1PB原始容量、节点NVMe缓存和至少2×200Gb/s互连。没有这些门，采购规模无法被审计。</w:t>
      </w:r>
    </w:p>
  </w:comment>
  <w:comment w:id="11" w:author="Codex 审阅" w:date="2026-07-16T06:49:21+00:00">
    <w:p>
      <w:r>
        <w:t>建议在首页增加一句定位：本项目借鉴 AlphaEarth 的“多源观测→统一 embedding→少标签下游制图”范式，但不是对官方模型的复刻或性能等价声明。官方公开产品是年度 10 m、64 维 embedding；本项目可突出中国数据源和月度更新能力。</w:t>
      </w:r>
    </w:p>
  </w:comment>
  <w:comment w:id="12" w:author="Codex 审阅" w:date="2026-07-16T06:49:21+00:00">
    <w:p>
      <w:r>
        <w:t>此行有明确逻辑矛盾：6/22 启动时的可用训练窗口为 122 天，表二给出的 5 m 训练需 161 天，仍超期 39 天，不能标为“可接受”。应改为不可行，或列出新增资源/不同训练配方的假设。</w:t>
      </w:r>
    </w:p>
  </w:comment>
  <w:comment w:id="13" w:author="Codex 审阅" w:date="2026-07-16T06:49:21+00:00">
    <w:p>
      <w:r>
        <w:t>表八称 76 天缩至 61 天后所需卡数由 128 增至 256；若其他条件不变，线性倍率仅为 76/61≈1.25。该表混用了不同芯片、不同配方或未说明裕量，必须按同一实测吞吐公式重算。</w:t>
      </w:r>
    </w:p>
  </w:comment>
  <w:comment w:id="14" w:author="Codex 审阅" w:date="2026-07-16T06:49:21+00:00">
    <w:p>
      <w:r>
        <w:t>1,280 到 1,664–2,816 的增幅为约 30%–120%，不是表中写的“30–55%”。更重要的是，当前数据只有约 3 m 高分光学/SAR，并不能验证全国 2 m 训练数据是否存在。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F908" w14:textId="77777777" w:rsidR="006F6AB8" w:rsidRDefault="006F6AB8">
      <w:pPr>
        <w:spacing w:line="240" w:lineRule="auto"/>
      </w:pPr>
      <w:r>
        <w:separator/>
      </w:r>
    </w:p>
  </w:endnote>
  <w:endnote w:type="continuationSeparator" w:id="0">
    <w:p w14:paraId="7BADF8FE" w14:textId="77777777" w:rsidR="006F6AB8" w:rsidRDefault="006F6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7086D" w14:textId="77777777"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1CAD4" w14:textId="77777777"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78539" w14:textId="77777777" w:rsidR="00342A87" w:rsidRDefault="00342A8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0B75" w14:textId="77777777" w:rsidR="006F6AB8" w:rsidRDefault="006F6AB8">
      <w:r>
        <w:separator/>
      </w:r>
    </w:p>
  </w:footnote>
  <w:footnote w:type="continuationSeparator" w:id="0">
    <w:p w14:paraId="1D733029" w14:textId="77777777" w:rsidR="006F6AB8" w:rsidRDefault="006F6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8B58" w14:textId="77777777"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BF225" w14:textId="77777777"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82F22" w14:textId="77777777" w:rsidR="00342A87" w:rsidRDefault="00342A87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DD4EB5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E6A60E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256981894">
    <w:abstractNumId w:val="2"/>
  </w:num>
  <w:num w:numId="12" w16cid:durableId="21196365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SystemFonts/>
  <w:bordersDoNotSurroundHeader/>
  <w:bordersDoNotSurroundFooter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C7A67"/>
    <w:rsid w:val="002110EE"/>
    <w:rsid w:val="00342A87"/>
    <w:rsid w:val="004825C6"/>
    <w:rsid w:val="0051628A"/>
    <w:rsid w:val="005464E3"/>
    <w:rsid w:val="005F6CBF"/>
    <w:rsid w:val="00643110"/>
    <w:rsid w:val="00695723"/>
    <w:rsid w:val="006F6AB8"/>
    <w:rsid w:val="00746C97"/>
    <w:rsid w:val="007606CF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AF73"/>
  <w15:docId w15:val="{535F0B23-34BE-1543-B73C-48A30073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Codex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HH8358</dc:creator>
  <cp:keywords/>
  <cp:lastModifiedBy>HH8358</cp:lastModifiedBy>
  <cp:revision>2</cp:revision>
  <dcterms:created xsi:type="dcterms:W3CDTF">2026-07-16T02:46:00Z</dcterms:created>
  <dcterms:modified xsi:type="dcterms:W3CDTF">2026-07-16T02:46:00Z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u5fakudu6262kia430-19ed9114-5762-86af-8000-0910e6910333-20260715041052","ReservedCode1":"","ContentPropagator":"001191110108MACG2KBH8F20000","PropagateID":"cnu5fakudu6262kia430-19ed9114-5762-86af-8000-0910e6910333-20260715041052","ReservedCode2":""}</vt:lpwstr>
  </property>
</Properties>
</file>